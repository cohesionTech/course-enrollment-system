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FC22C5" w14:textId="77777777" w:rsidR="008E4884" w:rsidRDefault="00881103" w:rsidP="008E4884">
      <w:pPr>
        <w:spacing w:after="0" w:line="240" w:lineRule="auto"/>
        <w:jc w:val="center"/>
        <w:rPr>
          <w:rFonts w:eastAsia="Times New Roman"/>
          <w:b/>
          <w:color w:val="000000"/>
          <w:sz w:val="24"/>
        </w:rPr>
      </w:pPr>
      <w:r>
        <w:rPr>
          <w:rFonts w:eastAsia="Times New Roman"/>
          <w:b/>
          <w:color w:val="000000"/>
          <w:sz w:val="24"/>
        </w:rPr>
        <w:t xml:space="preserve">A WEB APPLICATION BASED ON THE MVC ARCHITECTURE USING THE </w:t>
      </w:r>
    </w:p>
    <w:p w14:paraId="20CEBB95" w14:textId="77777777" w:rsidR="008E4884" w:rsidRDefault="008E4884" w:rsidP="008E4884">
      <w:pPr>
        <w:spacing w:after="0" w:line="240" w:lineRule="auto"/>
        <w:jc w:val="center"/>
        <w:rPr>
          <w:rFonts w:eastAsia="Times New Roman"/>
          <w:b/>
          <w:color w:val="000000"/>
          <w:sz w:val="24"/>
        </w:rPr>
      </w:pPr>
    </w:p>
    <w:p w14:paraId="35FEF8B4" w14:textId="77777777" w:rsidR="00B61053" w:rsidRPr="00B61053" w:rsidRDefault="00881103" w:rsidP="008E4884">
      <w:pPr>
        <w:spacing w:after="0" w:line="240" w:lineRule="auto"/>
        <w:jc w:val="center"/>
        <w:rPr>
          <w:rFonts w:eastAsia="Times New Roman"/>
          <w:b/>
          <w:color w:val="000000"/>
          <w:sz w:val="24"/>
        </w:rPr>
      </w:pPr>
      <w:r>
        <w:rPr>
          <w:rFonts w:eastAsia="Times New Roman"/>
          <w:b/>
          <w:color w:val="000000"/>
          <w:sz w:val="24"/>
        </w:rPr>
        <w:t>SPRING FRAMEWORK</w:t>
      </w:r>
    </w:p>
    <w:p w14:paraId="1197E65D" w14:textId="77777777" w:rsidR="00534DF5" w:rsidRPr="00B61053" w:rsidRDefault="00534DF5" w:rsidP="00E9552A">
      <w:pPr>
        <w:spacing w:after="0" w:line="240" w:lineRule="auto"/>
        <w:jc w:val="center"/>
        <w:rPr>
          <w:rFonts w:eastAsia="Times New Roman"/>
          <w:b/>
          <w:sz w:val="24"/>
        </w:rPr>
      </w:pPr>
    </w:p>
    <w:p w14:paraId="0B6D3084" w14:textId="77777777" w:rsidR="00534DF5" w:rsidRPr="00B61053" w:rsidRDefault="00534DF5" w:rsidP="00E9552A">
      <w:pPr>
        <w:spacing w:after="0" w:line="240" w:lineRule="auto"/>
        <w:jc w:val="center"/>
        <w:rPr>
          <w:rFonts w:eastAsia="Times New Roman"/>
          <w:sz w:val="24"/>
        </w:rPr>
      </w:pPr>
    </w:p>
    <w:p w14:paraId="76EAEA4D" w14:textId="77777777" w:rsidR="003E17F3" w:rsidRPr="00B61053" w:rsidRDefault="003E17F3" w:rsidP="00E9552A">
      <w:pPr>
        <w:spacing w:after="0" w:line="240" w:lineRule="auto"/>
        <w:jc w:val="center"/>
        <w:rPr>
          <w:rFonts w:eastAsia="Times New Roman"/>
          <w:sz w:val="24"/>
        </w:rPr>
      </w:pPr>
    </w:p>
    <w:p w14:paraId="2D2B8E93" w14:textId="77777777" w:rsidR="00534DF5" w:rsidRPr="00B61053" w:rsidRDefault="00534DF5" w:rsidP="00E9552A">
      <w:pPr>
        <w:spacing w:after="0" w:line="240" w:lineRule="auto"/>
        <w:jc w:val="center"/>
        <w:rPr>
          <w:rFonts w:eastAsia="Times New Roman"/>
          <w:sz w:val="24"/>
        </w:rPr>
      </w:pPr>
    </w:p>
    <w:p w14:paraId="7B0967F4" w14:textId="7D0CB678" w:rsidR="00534DF5" w:rsidRPr="00B61053" w:rsidRDefault="002138FA" w:rsidP="00534DF5">
      <w:pPr>
        <w:spacing w:after="0" w:line="240" w:lineRule="auto"/>
        <w:jc w:val="center"/>
        <w:rPr>
          <w:rFonts w:eastAsia="Times New Roman"/>
          <w:color w:val="000000"/>
          <w:sz w:val="24"/>
        </w:rPr>
      </w:pPr>
      <w:r w:rsidRPr="00B61053">
        <w:rPr>
          <w:rFonts w:eastAsia="Times New Roman"/>
          <w:color w:val="000000"/>
          <w:sz w:val="24"/>
        </w:rPr>
        <w:t xml:space="preserve">A </w:t>
      </w:r>
      <w:r w:rsidR="004F348B">
        <w:rPr>
          <w:rFonts w:eastAsia="Times New Roman"/>
          <w:color w:val="000000"/>
          <w:sz w:val="24"/>
        </w:rPr>
        <w:t>PROJECT REPORT</w:t>
      </w:r>
    </w:p>
    <w:p w14:paraId="32E5F194" w14:textId="77777777" w:rsidR="00534DF5" w:rsidRPr="00B61053" w:rsidRDefault="00534DF5" w:rsidP="00E9552A">
      <w:pPr>
        <w:spacing w:after="0" w:line="240" w:lineRule="auto"/>
        <w:jc w:val="center"/>
        <w:rPr>
          <w:rFonts w:eastAsia="Times New Roman"/>
          <w:sz w:val="24"/>
        </w:rPr>
      </w:pPr>
    </w:p>
    <w:p w14:paraId="3A719102" w14:textId="5F3A0C49" w:rsidR="00534DF5" w:rsidRPr="00B61053" w:rsidRDefault="002138FA" w:rsidP="00534DF5">
      <w:pPr>
        <w:spacing w:after="0" w:line="240" w:lineRule="auto"/>
        <w:jc w:val="center"/>
        <w:rPr>
          <w:rFonts w:eastAsia="Times New Roman"/>
          <w:color w:val="000000"/>
          <w:sz w:val="24"/>
        </w:rPr>
      </w:pPr>
      <w:r w:rsidRPr="00B61053">
        <w:rPr>
          <w:rFonts w:eastAsia="Times New Roman"/>
          <w:color w:val="000000"/>
          <w:sz w:val="24"/>
        </w:rPr>
        <w:t xml:space="preserve">Presented to the Department of </w:t>
      </w:r>
      <w:r w:rsidR="0054109B">
        <w:rPr>
          <w:rFonts w:eastAsia="Times New Roman"/>
          <w:color w:val="000000"/>
          <w:sz w:val="24"/>
        </w:rPr>
        <w:t xml:space="preserve">Computer Engineering and </w:t>
      </w:r>
      <w:r w:rsidR="00733F31">
        <w:rPr>
          <w:rFonts w:eastAsia="Times New Roman"/>
          <w:color w:val="000000"/>
          <w:sz w:val="24"/>
        </w:rPr>
        <w:t>Computer Science</w:t>
      </w:r>
    </w:p>
    <w:p w14:paraId="31D4D630" w14:textId="77777777" w:rsidR="00534DF5" w:rsidRPr="00B61053" w:rsidRDefault="00534DF5" w:rsidP="00E9552A">
      <w:pPr>
        <w:spacing w:after="0" w:line="240" w:lineRule="auto"/>
        <w:jc w:val="center"/>
        <w:rPr>
          <w:rFonts w:eastAsia="Times New Roman"/>
          <w:sz w:val="24"/>
        </w:rPr>
      </w:pPr>
    </w:p>
    <w:p w14:paraId="4D29CED2" w14:textId="77777777" w:rsidR="00534DF5" w:rsidRPr="00B61053" w:rsidRDefault="00FB40F5" w:rsidP="00E9552A">
      <w:pPr>
        <w:spacing w:after="0" w:line="240" w:lineRule="auto"/>
        <w:jc w:val="center"/>
        <w:rPr>
          <w:rFonts w:eastAsia="Times New Roman"/>
          <w:sz w:val="24"/>
        </w:rPr>
      </w:pPr>
      <w:r w:rsidRPr="00B61053">
        <w:rPr>
          <w:rFonts w:eastAsia="Times New Roman"/>
          <w:sz w:val="24"/>
        </w:rPr>
        <w:t>California State University, Long Beach</w:t>
      </w:r>
    </w:p>
    <w:p w14:paraId="57F030E5" w14:textId="77777777" w:rsidR="00C4541E" w:rsidRPr="00B61053" w:rsidRDefault="00C4541E" w:rsidP="00E9552A">
      <w:pPr>
        <w:spacing w:after="0" w:line="240" w:lineRule="auto"/>
        <w:jc w:val="center"/>
        <w:rPr>
          <w:rFonts w:eastAsia="Times New Roman"/>
          <w:sz w:val="24"/>
        </w:rPr>
      </w:pPr>
    </w:p>
    <w:p w14:paraId="34909C88" w14:textId="77777777" w:rsidR="00534DF5" w:rsidRPr="00B61053" w:rsidRDefault="00534DF5" w:rsidP="00E9552A">
      <w:pPr>
        <w:spacing w:after="0" w:line="240" w:lineRule="auto"/>
        <w:jc w:val="center"/>
        <w:rPr>
          <w:rFonts w:eastAsia="Times New Roman"/>
          <w:sz w:val="24"/>
        </w:rPr>
      </w:pPr>
    </w:p>
    <w:p w14:paraId="2AD1D0FE" w14:textId="77777777" w:rsidR="003E17F3" w:rsidRPr="00B61053" w:rsidRDefault="003E17F3" w:rsidP="00534DF5">
      <w:pPr>
        <w:spacing w:after="0" w:line="240" w:lineRule="auto"/>
        <w:jc w:val="center"/>
        <w:rPr>
          <w:rFonts w:eastAsia="Times New Roman"/>
          <w:sz w:val="24"/>
        </w:rPr>
      </w:pPr>
    </w:p>
    <w:p w14:paraId="4E4B73F8" w14:textId="77777777" w:rsidR="00534DF5" w:rsidRPr="00B61053" w:rsidRDefault="00534DF5" w:rsidP="00534DF5">
      <w:pPr>
        <w:spacing w:after="0" w:line="240" w:lineRule="auto"/>
        <w:jc w:val="center"/>
        <w:rPr>
          <w:rFonts w:eastAsia="Times New Roman"/>
          <w:sz w:val="24"/>
        </w:rPr>
      </w:pPr>
    </w:p>
    <w:p w14:paraId="3FACC6D0" w14:textId="77777777" w:rsidR="00534DF5" w:rsidRPr="00B61053" w:rsidRDefault="00534DF5" w:rsidP="00E9552A">
      <w:pPr>
        <w:spacing w:after="0" w:line="240" w:lineRule="auto"/>
        <w:jc w:val="center"/>
        <w:rPr>
          <w:rFonts w:eastAsia="Times New Roman"/>
          <w:sz w:val="24"/>
        </w:rPr>
      </w:pPr>
    </w:p>
    <w:p w14:paraId="6253EB9B" w14:textId="77777777" w:rsidR="00FB40F5" w:rsidRPr="00B61053" w:rsidRDefault="00FB40F5" w:rsidP="00E9552A">
      <w:pPr>
        <w:spacing w:after="0" w:line="240" w:lineRule="auto"/>
        <w:jc w:val="center"/>
        <w:rPr>
          <w:rFonts w:eastAsia="Times New Roman"/>
          <w:sz w:val="24"/>
        </w:rPr>
      </w:pPr>
      <w:r w:rsidRPr="00B61053">
        <w:rPr>
          <w:rFonts w:eastAsia="Times New Roman"/>
          <w:sz w:val="24"/>
        </w:rPr>
        <w:t>In Partial Fulfillment</w:t>
      </w:r>
    </w:p>
    <w:p w14:paraId="4882958A" w14:textId="77777777" w:rsidR="00FB40F5" w:rsidRPr="00B61053" w:rsidRDefault="00FB40F5" w:rsidP="00E9552A">
      <w:pPr>
        <w:spacing w:after="0" w:line="240" w:lineRule="auto"/>
        <w:jc w:val="center"/>
        <w:rPr>
          <w:rFonts w:eastAsia="Times New Roman"/>
          <w:sz w:val="24"/>
        </w:rPr>
      </w:pPr>
    </w:p>
    <w:p w14:paraId="54AFAF1D" w14:textId="77777777" w:rsidR="00FB40F5" w:rsidRPr="00B61053" w:rsidRDefault="00FB40F5" w:rsidP="00E9552A">
      <w:pPr>
        <w:spacing w:after="0" w:line="240" w:lineRule="auto"/>
        <w:jc w:val="center"/>
        <w:rPr>
          <w:rFonts w:eastAsia="Times New Roman"/>
          <w:sz w:val="24"/>
        </w:rPr>
      </w:pPr>
      <w:r w:rsidRPr="00B61053">
        <w:rPr>
          <w:rFonts w:eastAsia="Times New Roman"/>
          <w:sz w:val="24"/>
        </w:rPr>
        <w:t>of the Requirements for the Degree</w:t>
      </w:r>
    </w:p>
    <w:p w14:paraId="72DDDF85" w14:textId="77777777" w:rsidR="00534DF5" w:rsidRPr="00B61053" w:rsidRDefault="00534DF5" w:rsidP="00E9552A">
      <w:pPr>
        <w:spacing w:after="0" w:line="240" w:lineRule="auto"/>
        <w:jc w:val="center"/>
        <w:rPr>
          <w:rFonts w:eastAsia="Times New Roman"/>
          <w:sz w:val="24"/>
        </w:rPr>
      </w:pPr>
    </w:p>
    <w:p w14:paraId="44D4F86A" w14:textId="77777777" w:rsidR="00FB40F5" w:rsidRPr="00B61053" w:rsidRDefault="00FB40F5" w:rsidP="00E9552A">
      <w:pPr>
        <w:spacing w:after="0" w:line="240" w:lineRule="auto"/>
        <w:jc w:val="center"/>
        <w:rPr>
          <w:rFonts w:eastAsia="Times New Roman"/>
          <w:sz w:val="24"/>
        </w:rPr>
      </w:pPr>
      <w:r w:rsidRPr="00B61053">
        <w:rPr>
          <w:rFonts w:eastAsia="Times New Roman"/>
          <w:sz w:val="24"/>
        </w:rPr>
        <w:t xml:space="preserve">Master of Science in </w:t>
      </w:r>
      <w:r w:rsidR="00733F31">
        <w:rPr>
          <w:rFonts w:eastAsia="Times New Roman"/>
          <w:color w:val="000000"/>
          <w:sz w:val="24"/>
        </w:rPr>
        <w:t>Computer Science</w:t>
      </w:r>
    </w:p>
    <w:p w14:paraId="394AC12A" w14:textId="77777777" w:rsidR="00FB40F5" w:rsidRPr="00B61053" w:rsidRDefault="00FB40F5" w:rsidP="00E9552A">
      <w:pPr>
        <w:spacing w:after="0" w:line="240" w:lineRule="auto"/>
        <w:jc w:val="center"/>
        <w:rPr>
          <w:rFonts w:eastAsia="Times New Roman"/>
          <w:sz w:val="24"/>
        </w:rPr>
      </w:pPr>
    </w:p>
    <w:p w14:paraId="03E14D1E" w14:textId="77777777" w:rsidR="00FB40F5" w:rsidRPr="00B61053" w:rsidRDefault="00FB40F5" w:rsidP="00E9552A">
      <w:pPr>
        <w:spacing w:after="0" w:line="240" w:lineRule="auto"/>
        <w:jc w:val="center"/>
        <w:rPr>
          <w:rFonts w:eastAsia="Times New Roman"/>
          <w:sz w:val="24"/>
        </w:rPr>
      </w:pPr>
    </w:p>
    <w:p w14:paraId="755817BD" w14:textId="77777777" w:rsidR="00FB40F5" w:rsidRPr="00B61053" w:rsidRDefault="00FB40F5" w:rsidP="00E9552A">
      <w:pPr>
        <w:spacing w:after="0" w:line="240" w:lineRule="auto"/>
        <w:jc w:val="center"/>
        <w:rPr>
          <w:rFonts w:eastAsia="Times New Roman"/>
          <w:sz w:val="24"/>
        </w:rPr>
      </w:pPr>
    </w:p>
    <w:p w14:paraId="4F93B56E" w14:textId="77777777" w:rsidR="003E17F3" w:rsidRPr="00B61053" w:rsidRDefault="003E17F3" w:rsidP="00E9552A">
      <w:pPr>
        <w:spacing w:after="0" w:line="240" w:lineRule="auto"/>
        <w:jc w:val="center"/>
        <w:rPr>
          <w:rFonts w:eastAsia="Times New Roman"/>
          <w:sz w:val="24"/>
        </w:rPr>
      </w:pPr>
    </w:p>
    <w:p w14:paraId="70A41BE4" w14:textId="77777777" w:rsidR="00FB40F5" w:rsidRPr="00B61053" w:rsidRDefault="00FB40F5" w:rsidP="00E9552A">
      <w:pPr>
        <w:spacing w:after="0" w:line="240" w:lineRule="auto"/>
        <w:jc w:val="center"/>
        <w:rPr>
          <w:rFonts w:eastAsia="Times New Roman"/>
          <w:sz w:val="24"/>
        </w:rPr>
      </w:pPr>
    </w:p>
    <w:p w14:paraId="62CEFF59" w14:textId="77777777" w:rsidR="00FB40F5" w:rsidRPr="00B61053" w:rsidRDefault="00FB40F5" w:rsidP="00E9552A">
      <w:pPr>
        <w:spacing w:after="0" w:line="240" w:lineRule="auto"/>
        <w:jc w:val="center"/>
        <w:rPr>
          <w:rFonts w:eastAsia="Times New Roman"/>
          <w:sz w:val="24"/>
        </w:rPr>
      </w:pPr>
      <w:r w:rsidRPr="00B61053">
        <w:rPr>
          <w:rFonts w:eastAsia="Times New Roman"/>
          <w:sz w:val="24"/>
        </w:rPr>
        <w:t>Committee Members:</w:t>
      </w:r>
    </w:p>
    <w:p w14:paraId="3A26ED8C" w14:textId="77777777" w:rsidR="00FB40F5" w:rsidRPr="00B61053" w:rsidRDefault="00FB40F5" w:rsidP="00E9552A">
      <w:pPr>
        <w:spacing w:after="0" w:line="240" w:lineRule="auto"/>
        <w:jc w:val="center"/>
        <w:rPr>
          <w:rFonts w:eastAsia="Times New Roman"/>
          <w:sz w:val="24"/>
        </w:rPr>
      </w:pPr>
    </w:p>
    <w:p w14:paraId="0273E323" w14:textId="6F6065B8" w:rsidR="00FB40F5" w:rsidRPr="00B61053" w:rsidRDefault="00B11B23" w:rsidP="00E9552A">
      <w:pPr>
        <w:spacing w:after="0" w:line="240" w:lineRule="auto"/>
        <w:jc w:val="center"/>
        <w:rPr>
          <w:rFonts w:eastAsia="Times New Roman"/>
          <w:sz w:val="24"/>
        </w:rPr>
      </w:pPr>
      <w:r>
        <w:rPr>
          <w:rFonts w:eastAsia="Times New Roman"/>
          <w:sz w:val="24"/>
        </w:rPr>
        <w:t>Frank</w:t>
      </w:r>
      <w:r w:rsidR="00FB40F5" w:rsidRPr="00B61053">
        <w:rPr>
          <w:rFonts w:eastAsia="Times New Roman"/>
          <w:sz w:val="24"/>
        </w:rPr>
        <w:t xml:space="preserve"> </w:t>
      </w:r>
      <w:r>
        <w:rPr>
          <w:rFonts w:eastAsia="Times New Roman"/>
          <w:sz w:val="24"/>
        </w:rPr>
        <w:t>Murgolo</w:t>
      </w:r>
      <w:r w:rsidR="00242C4D">
        <w:rPr>
          <w:rFonts w:eastAsia="Times New Roman"/>
          <w:sz w:val="24"/>
        </w:rPr>
        <w:t>, Ph.D.</w:t>
      </w:r>
      <w:r w:rsidR="008B301E">
        <w:rPr>
          <w:rFonts w:eastAsia="Times New Roman"/>
          <w:sz w:val="24"/>
        </w:rPr>
        <w:t xml:space="preserve"> (Chair)</w:t>
      </w:r>
    </w:p>
    <w:p w14:paraId="32DD6FEF" w14:textId="44B8D203" w:rsidR="00FB40F5" w:rsidRPr="00B61053" w:rsidRDefault="003729FF" w:rsidP="00E9552A">
      <w:pPr>
        <w:spacing w:after="0" w:line="240" w:lineRule="auto"/>
        <w:jc w:val="center"/>
        <w:rPr>
          <w:rFonts w:eastAsia="Times New Roman"/>
          <w:sz w:val="24"/>
        </w:rPr>
      </w:pPr>
      <w:r w:rsidRPr="003729FF">
        <w:rPr>
          <w:rFonts w:eastAsia="Times New Roman"/>
          <w:sz w:val="24"/>
        </w:rPr>
        <w:t>Birgit Penzenstadler</w:t>
      </w:r>
      <w:r w:rsidR="00FB40F5" w:rsidRPr="00B61053">
        <w:rPr>
          <w:rFonts w:eastAsia="Times New Roman"/>
          <w:sz w:val="24"/>
        </w:rPr>
        <w:t>, Ph.D.</w:t>
      </w:r>
    </w:p>
    <w:p w14:paraId="741C02D5" w14:textId="7BE4979E" w:rsidR="00FB40F5" w:rsidRPr="00B61053" w:rsidRDefault="003729FF" w:rsidP="00E9552A">
      <w:pPr>
        <w:spacing w:after="0" w:line="240" w:lineRule="auto"/>
        <w:jc w:val="center"/>
        <w:rPr>
          <w:rFonts w:eastAsia="Times New Roman"/>
          <w:sz w:val="24"/>
        </w:rPr>
      </w:pPr>
      <w:r w:rsidRPr="003729FF">
        <w:rPr>
          <w:rFonts w:eastAsia="Times New Roman"/>
          <w:sz w:val="24"/>
        </w:rPr>
        <w:t>Phuong Nguyen</w:t>
      </w:r>
      <w:r w:rsidR="00856ACD" w:rsidRPr="00B61053">
        <w:rPr>
          <w:rFonts w:eastAsia="Times New Roman"/>
          <w:sz w:val="24"/>
        </w:rPr>
        <w:t>,</w:t>
      </w:r>
      <w:r w:rsidR="00102435">
        <w:rPr>
          <w:rFonts w:eastAsia="Times New Roman"/>
          <w:sz w:val="24"/>
        </w:rPr>
        <w:t xml:space="preserve"> M.S</w:t>
      </w:r>
      <w:r w:rsidR="00856ACD" w:rsidRPr="00B61053">
        <w:rPr>
          <w:rFonts w:eastAsia="Times New Roman"/>
          <w:sz w:val="24"/>
        </w:rPr>
        <w:t>.</w:t>
      </w:r>
    </w:p>
    <w:p w14:paraId="71A5A282" w14:textId="77777777" w:rsidR="00FB40F5" w:rsidRPr="00B61053" w:rsidRDefault="00FB40F5" w:rsidP="00E9552A">
      <w:pPr>
        <w:spacing w:after="0" w:line="240" w:lineRule="auto"/>
        <w:jc w:val="center"/>
        <w:rPr>
          <w:rFonts w:eastAsia="Times New Roman"/>
          <w:sz w:val="24"/>
        </w:rPr>
      </w:pPr>
    </w:p>
    <w:p w14:paraId="7A583C40" w14:textId="77777777" w:rsidR="00FB40F5" w:rsidRPr="008B3948" w:rsidRDefault="00FB40F5" w:rsidP="00E9552A">
      <w:pPr>
        <w:spacing w:after="0" w:line="240" w:lineRule="auto"/>
        <w:jc w:val="center"/>
        <w:rPr>
          <w:rFonts w:eastAsia="Times New Roman"/>
          <w:sz w:val="24"/>
          <w:lang w:val="it-IT"/>
        </w:rPr>
      </w:pPr>
      <w:r w:rsidRPr="008B3948">
        <w:rPr>
          <w:rFonts w:eastAsia="Times New Roman"/>
          <w:sz w:val="24"/>
          <w:lang w:val="it-IT"/>
        </w:rPr>
        <w:t>College Designee:</w:t>
      </w:r>
    </w:p>
    <w:p w14:paraId="260C5A2A" w14:textId="77777777" w:rsidR="00FB40F5" w:rsidRPr="008B3948" w:rsidRDefault="00FB40F5" w:rsidP="00E9552A">
      <w:pPr>
        <w:spacing w:after="0" w:line="240" w:lineRule="auto"/>
        <w:jc w:val="center"/>
        <w:rPr>
          <w:rFonts w:eastAsia="Times New Roman"/>
          <w:sz w:val="24"/>
          <w:lang w:val="it-IT"/>
        </w:rPr>
      </w:pPr>
    </w:p>
    <w:p w14:paraId="42EBBAED" w14:textId="191DBBA2" w:rsidR="00FB40F5" w:rsidRPr="008B3948" w:rsidRDefault="00B11B23" w:rsidP="00E9552A">
      <w:pPr>
        <w:spacing w:after="0" w:line="240" w:lineRule="auto"/>
        <w:jc w:val="center"/>
        <w:rPr>
          <w:rFonts w:eastAsia="Times New Roman"/>
          <w:sz w:val="24"/>
          <w:lang w:val="it-IT"/>
        </w:rPr>
      </w:pPr>
      <w:r w:rsidRPr="008B3948">
        <w:rPr>
          <w:rFonts w:eastAsia="Times New Roman"/>
          <w:sz w:val="24"/>
          <w:lang w:val="it-IT"/>
        </w:rPr>
        <w:t>Antonella</w:t>
      </w:r>
      <w:r w:rsidR="00FB40F5" w:rsidRPr="008B3948">
        <w:rPr>
          <w:rFonts w:eastAsia="Times New Roman"/>
          <w:sz w:val="24"/>
          <w:lang w:val="it-IT"/>
        </w:rPr>
        <w:t xml:space="preserve"> </w:t>
      </w:r>
      <w:r w:rsidRPr="008B3948">
        <w:rPr>
          <w:rFonts w:eastAsia="Times New Roman"/>
          <w:sz w:val="24"/>
          <w:lang w:val="it-IT"/>
        </w:rPr>
        <w:t>Sciortino</w:t>
      </w:r>
      <w:r w:rsidR="00FB40F5" w:rsidRPr="008B3948">
        <w:rPr>
          <w:rFonts w:eastAsia="Times New Roman"/>
          <w:sz w:val="24"/>
          <w:lang w:val="it-IT"/>
        </w:rPr>
        <w:t>, Ph.D.</w:t>
      </w:r>
    </w:p>
    <w:p w14:paraId="686EDC61" w14:textId="77777777" w:rsidR="00FB40F5" w:rsidRPr="008B3948" w:rsidRDefault="00FB40F5" w:rsidP="00E9552A">
      <w:pPr>
        <w:spacing w:after="0" w:line="240" w:lineRule="auto"/>
        <w:jc w:val="center"/>
        <w:rPr>
          <w:rFonts w:eastAsia="Times New Roman"/>
          <w:sz w:val="24"/>
          <w:lang w:val="it-IT"/>
        </w:rPr>
      </w:pPr>
    </w:p>
    <w:p w14:paraId="00095D9E" w14:textId="77777777" w:rsidR="00FB40F5" w:rsidRPr="008B3948" w:rsidRDefault="00FB40F5" w:rsidP="00E9552A">
      <w:pPr>
        <w:spacing w:after="0" w:line="240" w:lineRule="auto"/>
        <w:jc w:val="center"/>
        <w:rPr>
          <w:rFonts w:eastAsia="Times New Roman"/>
          <w:sz w:val="24"/>
          <w:lang w:val="it-IT"/>
        </w:rPr>
      </w:pPr>
    </w:p>
    <w:p w14:paraId="02592ADA" w14:textId="77777777" w:rsidR="003E17F3" w:rsidRPr="008B3948" w:rsidRDefault="003E17F3" w:rsidP="003E17F3">
      <w:pPr>
        <w:spacing w:after="0" w:line="240" w:lineRule="auto"/>
        <w:jc w:val="center"/>
        <w:rPr>
          <w:rFonts w:eastAsia="Times New Roman"/>
          <w:sz w:val="24"/>
          <w:lang w:val="it-IT"/>
        </w:rPr>
      </w:pPr>
    </w:p>
    <w:p w14:paraId="39743BFC" w14:textId="198A67C5" w:rsidR="00FB40F5" w:rsidRPr="008B3948" w:rsidRDefault="00FB40F5" w:rsidP="00AB66B2">
      <w:pPr>
        <w:spacing w:after="0" w:line="240" w:lineRule="auto"/>
        <w:rPr>
          <w:rFonts w:eastAsia="Times New Roman"/>
          <w:sz w:val="24"/>
          <w:lang w:val="it-IT"/>
        </w:rPr>
      </w:pPr>
    </w:p>
    <w:p w14:paraId="3B2E0006" w14:textId="77777777" w:rsidR="00FB40F5" w:rsidRPr="00B61053" w:rsidRDefault="00FB40F5" w:rsidP="00E9552A">
      <w:pPr>
        <w:spacing w:after="0" w:line="240" w:lineRule="auto"/>
        <w:jc w:val="center"/>
        <w:rPr>
          <w:rFonts w:eastAsia="Times New Roman"/>
          <w:sz w:val="24"/>
        </w:rPr>
      </w:pPr>
      <w:r w:rsidRPr="00B61053">
        <w:rPr>
          <w:rFonts w:eastAsia="Times New Roman"/>
          <w:sz w:val="24"/>
        </w:rPr>
        <w:t xml:space="preserve">By </w:t>
      </w:r>
      <w:r w:rsidR="00733F31">
        <w:rPr>
          <w:rFonts w:eastAsia="Times New Roman"/>
          <w:sz w:val="24"/>
        </w:rPr>
        <w:t>Hardikkumar B. Panchal</w:t>
      </w:r>
    </w:p>
    <w:p w14:paraId="6EC3B8F9" w14:textId="77777777" w:rsidR="00FB40F5" w:rsidRPr="00B61053" w:rsidRDefault="00FB40F5" w:rsidP="00E9552A">
      <w:pPr>
        <w:spacing w:after="0" w:line="240" w:lineRule="auto"/>
        <w:jc w:val="center"/>
        <w:rPr>
          <w:rFonts w:eastAsia="Times New Roman"/>
          <w:sz w:val="24"/>
        </w:rPr>
      </w:pPr>
    </w:p>
    <w:p w14:paraId="659C1DA5" w14:textId="77777777" w:rsidR="00FB40F5" w:rsidRPr="00B61053" w:rsidRDefault="00FB40F5" w:rsidP="00E9552A">
      <w:pPr>
        <w:spacing w:after="0" w:line="240" w:lineRule="auto"/>
        <w:jc w:val="center"/>
        <w:rPr>
          <w:rFonts w:eastAsia="Times New Roman"/>
          <w:sz w:val="24"/>
        </w:rPr>
      </w:pPr>
      <w:r w:rsidRPr="00B61053">
        <w:rPr>
          <w:rFonts w:eastAsia="Times New Roman"/>
          <w:sz w:val="24"/>
        </w:rPr>
        <w:t>B.</w:t>
      </w:r>
      <w:r w:rsidR="00733F31">
        <w:rPr>
          <w:rFonts w:eastAsia="Times New Roman"/>
          <w:sz w:val="24"/>
        </w:rPr>
        <w:t>E</w:t>
      </w:r>
      <w:r w:rsidRPr="00B61053">
        <w:rPr>
          <w:rFonts w:eastAsia="Times New Roman"/>
          <w:sz w:val="24"/>
        </w:rPr>
        <w:t>., 20</w:t>
      </w:r>
      <w:r w:rsidR="00733F31">
        <w:rPr>
          <w:rFonts w:eastAsia="Times New Roman"/>
          <w:sz w:val="24"/>
        </w:rPr>
        <w:t>1</w:t>
      </w:r>
      <w:r w:rsidR="003E17F3" w:rsidRPr="00B61053">
        <w:rPr>
          <w:rFonts w:eastAsia="Times New Roman"/>
          <w:sz w:val="24"/>
        </w:rPr>
        <w:t xml:space="preserve">4, </w:t>
      </w:r>
      <w:r w:rsidR="00733F31">
        <w:rPr>
          <w:rFonts w:eastAsia="Times New Roman"/>
          <w:sz w:val="24"/>
        </w:rPr>
        <w:t>Gujarat Technology University</w:t>
      </w:r>
      <w:r w:rsidR="003E17F3" w:rsidRPr="00B61053">
        <w:rPr>
          <w:rFonts w:eastAsia="Times New Roman"/>
          <w:sz w:val="24"/>
        </w:rPr>
        <w:t xml:space="preserve">, </w:t>
      </w:r>
      <w:r w:rsidR="00733F31">
        <w:rPr>
          <w:rFonts w:eastAsia="Times New Roman"/>
          <w:sz w:val="24"/>
        </w:rPr>
        <w:t>India</w:t>
      </w:r>
    </w:p>
    <w:p w14:paraId="487DAB8B" w14:textId="77777777" w:rsidR="00AB66B2" w:rsidRDefault="00AB66B2" w:rsidP="00881103">
      <w:pPr>
        <w:spacing w:after="0" w:line="240" w:lineRule="auto"/>
        <w:jc w:val="center"/>
        <w:rPr>
          <w:rFonts w:eastAsia="Times New Roman"/>
          <w:sz w:val="24"/>
        </w:rPr>
      </w:pPr>
    </w:p>
    <w:p w14:paraId="312A2014" w14:textId="3018F50C" w:rsidR="003E17F3" w:rsidRDefault="003729FF" w:rsidP="00881103">
      <w:pPr>
        <w:spacing w:after="0" w:line="240" w:lineRule="auto"/>
        <w:jc w:val="center"/>
        <w:rPr>
          <w:rFonts w:eastAsia="Times New Roman"/>
          <w:sz w:val="24"/>
        </w:rPr>
      </w:pPr>
      <w:r>
        <w:rPr>
          <w:rFonts w:eastAsia="Times New Roman"/>
          <w:sz w:val="24"/>
        </w:rPr>
        <w:t>December</w:t>
      </w:r>
      <w:r w:rsidR="003E17F3" w:rsidRPr="00B61053">
        <w:rPr>
          <w:rFonts w:eastAsia="Times New Roman"/>
          <w:sz w:val="24"/>
        </w:rPr>
        <w:t xml:space="preserve"> </w:t>
      </w:r>
      <w:r w:rsidR="008F1D77" w:rsidRPr="00B61053">
        <w:rPr>
          <w:rFonts w:eastAsia="Times New Roman"/>
          <w:sz w:val="24"/>
        </w:rPr>
        <w:t>2016</w:t>
      </w:r>
    </w:p>
    <w:p w14:paraId="381D70A3" w14:textId="77777777" w:rsidR="008E4884" w:rsidRDefault="008E4884" w:rsidP="00881103">
      <w:pPr>
        <w:spacing w:after="0" w:line="240" w:lineRule="auto"/>
        <w:jc w:val="center"/>
        <w:rPr>
          <w:rFonts w:eastAsia="Times New Roman"/>
          <w:sz w:val="24"/>
        </w:rPr>
      </w:pPr>
    </w:p>
    <w:p w14:paraId="5C770118" w14:textId="77777777" w:rsidR="00733F31" w:rsidRPr="00733F31" w:rsidRDefault="00733F31" w:rsidP="00733F31">
      <w:pPr>
        <w:spacing w:after="0" w:line="480" w:lineRule="auto"/>
        <w:jc w:val="center"/>
        <w:rPr>
          <w:rFonts w:eastAsia="Times New Roman"/>
          <w:sz w:val="24"/>
        </w:rPr>
      </w:pPr>
      <w:r w:rsidRPr="00733F31">
        <w:rPr>
          <w:rFonts w:eastAsia="Times New Roman"/>
          <w:sz w:val="24"/>
        </w:rPr>
        <w:lastRenderedPageBreak/>
        <w:t>ABSTRACT</w:t>
      </w:r>
    </w:p>
    <w:p w14:paraId="5C71D46D" w14:textId="77777777" w:rsidR="008E4884" w:rsidRDefault="00881103" w:rsidP="00881103">
      <w:pPr>
        <w:spacing w:after="0" w:line="240" w:lineRule="auto"/>
        <w:jc w:val="center"/>
        <w:rPr>
          <w:rFonts w:eastAsia="Times New Roman"/>
          <w:b/>
          <w:color w:val="000000"/>
          <w:sz w:val="24"/>
        </w:rPr>
      </w:pPr>
      <w:r>
        <w:rPr>
          <w:rFonts w:eastAsia="Times New Roman"/>
          <w:b/>
          <w:color w:val="000000"/>
          <w:sz w:val="24"/>
        </w:rPr>
        <w:t>A WEB APPLICATION BASED ON THE MVC ARCHITECTURE USING THE</w:t>
      </w:r>
    </w:p>
    <w:p w14:paraId="15EF4A38" w14:textId="77777777" w:rsidR="008E4884" w:rsidRDefault="008E4884" w:rsidP="00881103">
      <w:pPr>
        <w:spacing w:after="0" w:line="240" w:lineRule="auto"/>
        <w:jc w:val="center"/>
        <w:rPr>
          <w:rFonts w:eastAsia="Times New Roman"/>
          <w:b/>
          <w:color w:val="000000"/>
          <w:sz w:val="24"/>
        </w:rPr>
      </w:pPr>
    </w:p>
    <w:p w14:paraId="17FEFA0C" w14:textId="77777777" w:rsidR="00881103" w:rsidRPr="00B61053" w:rsidRDefault="00881103" w:rsidP="00881103">
      <w:pPr>
        <w:spacing w:after="0" w:line="240" w:lineRule="auto"/>
        <w:jc w:val="center"/>
        <w:rPr>
          <w:rFonts w:eastAsia="Times New Roman"/>
          <w:b/>
          <w:color w:val="000000"/>
          <w:sz w:val="24"/>
        </w:rPr>
      </w:pPr>
      <w:r>
        <w:rPr>
          <w:rFonts w:eastAsia="Times New Roman"/>
          <w:b/>
          <w:color w:val="000000"/>
          <w:sz w:val="24"/>
        </w:rPr>
        <w:t xml:space="preserve"> SPRING FRAMEWORK</w:t>
      </w:r>
    </w:p>
    <w:p w14:paraId="2BCB5E93" w14:textId="77777777" w:rsidR="00733F31" w:rsidRPr="00733F31" w:rsidRDefault="00733F31" w:rsidP="00733F31">
      <w:pPr>
        <w:spacing w:after="0" w:line="240" w:lineRule="auto"/>
        <w:jc w:val="center"/>
        <w:rPr>
          <w:rFonts w:eastAsia="Times New Roman"/>
          <w:b/>
          <w:color w:val="000000"/>
          <w:sz w:val="24"/>
        </w:rPr>
      </w:pPr>
    </w:p>
    <w:p w14:paraId="33F7FA6E" w14:textId="77777777" w:rsidR="00733F31" w:rsidRPr="00733F31" w:rsidRDefault="00733F31" w:rsidP="00733F31">
      <w:pPr>
        <w:spacing w:after="0" w:line="480" w:lineRule="auto"/>
        <w:jc w:val="center"/>
        <w:rPr>
          <w:rFonts w:eastAsia="Times New Roman"/>
          <w:sz w:val="24"/>
        </w:rPr>
      </w:pPr>
      <w:r w:rsidRPr="00733F31">
        <w:rPr>
          <w:rFonts w:eastAsia="Times New Roman"/>
          <w:sz w:val="24"/>
        </w:rPr>
        <w:t>By</w:t>
      </w:r>
    </w:p>
    <w:p w14:paraId="4B4F1D4F" w14:textId="77777777" w:rsidR="00733F31" w:rsidRPr="00733F31" w:rsidRDefault="00733F31" w:rsidP="00733F31">
      <w:pPr>
        <w:spacing w:after="0" w:line="480" w:lineRule="auto"/>
        <w:jc w:val="center"/>
        <w:rPr>
          <w:rFonts w:eastAsia="Times New Roman"/>
          <w:sz w:val="24"/>
        </w:rPr>
      </w:pPr>
      <w:r>
        <w:rPr>
          <w:rFonts w:eastAsia="Times New Roman"/>
          <w:sz w:val="24"/>
        </w:rPr>
        <w:t>Hardikkumar</w:t>
      </w:r>
      <w:r w:rsidRPr="00733F31">
        <w:rPr>
          <w:rFonts w:eastAsia="Times New Roman"/>
          <w:sz w:val="24"/>
        </w:rPr>
        <w:t xml:space="preserve"> </w:t>
      </w:r>
      <w:r>
        <w:rPr>
          <w:rFonts w:eastAsia="Times New Roman"/>
          <w:sz w:val="24"/>
        </w:rPr>
        <w:t>B</w:t>
      </w:r>
      <w:r w:rsidRPr="00733F31">
        <w:rPr>
          <w:rFonts w:eastAsia="Times New Roman"/>
          <w:sz w:val="24"/>
        </w:rPr>
        <w:t xml:space="preserve">. </w:t>
      </w:r>
      <w:r>
        <w:rPr>
          <w:rFonts w:eastAsia="Times New Roman"/>
          <w:sz w:val="24"/>
        </w:rPr>
        <w:t>Panchal</w:t>
      </w:r>
    </w:p>
    <w:p w14:paraId="35244740" w14:textId="26B25D35" w:rsidR="00733F31" w:rsidRPr="00733F31" w:rsidRDefault="00AB16AC" w:rsidP="00733F31">
      <w:pPr>
        <w:spacing w:after="0" w:line="480" w:lineRule="auto"/>
        <w:jc w:val="center"/>
        <w:rPr>
          <w:rFonts w:eastAsia="Times New Roman"/>
          <w:sz w:val="24"/>
        </w:rPr>
      </w:pPr>
      <w:r>
        <w:rPr>
          <w:rFonts w:eastAsia="Times New Roman"/>
          <w:sz w:val="24"/>
        </w:rPr>
        <w:t>December</w:t>
      </w:r>
      <w:r w:rsidR="00733F31" w:rsidRPr="00733F31">
        <w:rPr>
          <w:rFonts w:eastAsia="Times New Roman"/>
          <w:sz w:val="24"/>
        </w:rPr>
        <w:t xml:space="preserve"> 2016</w:t>
      </w:r>
    </w:p>
    <w:p w14:paraId="52EE1869" w14:textId="77777777" w:rsidR="00C92CE8" w:rsidRDefault="00C92CE8" w:rsidP="00C92CE8">
      <w:pPr>
        <w:spacing w:after="0" w:line="480" w:lineRule="auto"/>
        <w:ind w:firstLine="720"/>
        <w:rPr>
          <w:rFonts w:asciiTheme="majorBidi" w:hAnsiTheme="majorBidi" w:cstheme="majorBidi"/>
          <w:sz w:val="24"/>
        </w:rPr>
      </w:pPr>
      <w:r>
        <w:rPr>
          <w:rFonts w:asciiTheme="majorBidi" w:hAnsiTheme="majorBidi" w:cstheme="majorBidi"/>
          <w:sz w:val="24"/>
        </w:rPr>
        <w:t xml:space="preserve">In the field of software engineering, the Model-View-Controller (MVC) architecture was a great breakthrough that was introduced in the 1970s. It is an architectural pattern that is useful for structuring software applications. MVC divides an application into three components: 1) Model, 2) View, and 3) Controller. This separation provides great modularity, which results in ease of maintenance for systems employing this architecture. A software framework is a collection of modules and connectors that embody a given software architecture. In the spirit of software reuse, the Spring Framework has been integrated for implementing the MVC architecture. </w:t>
      </w:r>
    </w:p>
    <w:p w14:paraId="132B6357" w14:textId="358A1055" w:rsidR="00C92CE8" w:rsidRDefault="00C92CE8" w:rsidP="00C92CE8">
      <w:pPr>
        <w:spacing w:after="0" w:line="480" w:lineRule="auto"/>
        <w:ind w:firstLine="720"/>
        <w:rPr>
          <w:sz w:val="24"/>
        </w:rPr>
      </w:pPr>
      <w:r>
        <w:rPr>
          <w:rFonts w:asciiTheme="majorBidi" w:hAnsiTheme="majorBidi" w:cstheme="majorBidi"/>
          <w:sz w:val="24"/>
        </w:rPr>
        <w:t xml:space="preserve">In </w:t>
      </w:r>
      <w:r w:rsidR="00260D36">
        <w:rPr>
          <w:rFonts w:asciiTheme="majorBidi" w:hAnsiTheme="majorBidi" w:cstheme="majorBidi"/>
          <w:sz w:val="24"/>
        </w:rPr>
        <w:t>this</w:t>
      </w:r>
      <w:r w:rsidR="0054109B">
        <w:rPr>
          <w:rFonts w:asciiTheme="majorBidi" w:hAnsiTheme="majorBidi" w:cstheme="majorBidi"/>
          <w:sz w:val="24"/>
        </w:rPr>
        <w:t xml:space="preserve"> document, a Web-</w:t>
      </w:r>
      <w:r>
        <w:rPr>
          <w:rFonts w:asciiTheme="majorBidi" w:hAnsiTheme="majorBidi" w:cstheme="majorBidi"/>
          <w:sz w:val="24"/>
        </w:rPr>
        <w:t>Application is presented that demonstrates the features and characteristics of the MVC architecture and Spring Framework. All the development technol</w:t>
      </w:r>
      <w:r w:rsidR="0054109B">
        <w:rPr>
          <w:rFonts w:asciiTheme="majorBidi" w:hAnsiTheme="majorBidi" w:cstheme="majorBidi"/>
          <w:sz w:val="24"/>
        </w:rPr>
        <w:t>ogies that are used in the Web-A</w:t>
      </w:r>
      <w:r>
        <w:rPr>
          <w:rFonts w:asciiTheme="majorBidi" w:hAnsiTheme="majorBidi" w:cstheme="majorBidi"/>
          <w:sz w:val="24"/>
        </w:rPr>
        <w:t>pplication will be discussed along with the Object-Oriented-Analysis and Design methodology.</w:t>
      </w:r>
    </w:p>
    <w:p w14:paraId="6D218066" w14:textId="5B7ECA0E" w:rsidR="00733F31" w:rsidRDefault="00733F31" w:rsidP="00AB16AC">
      <w:pPr>
        <w:spacing w:after="0" w:line="480" w:lineRule="auto"/>
        <w:rPr>
          <w:rFonts w:eastAsia="Times New Roman"/>
          <w:sz w:val="24"/>
        </w:rPr>
      </w:pPr>
    </w:p>
    <w:p w14:paraId="3947C2E4" w14:textId="77777777" w:rsidR="00733F31" w:rsidRDefault="00733F31" w:rsidP="003E17F3">
      <w:pPr>
        <w:spacing w:after="0" w:line="240" w:lineRule="auto"/>
        <w:jc w:val="center"/>
        <w:rPr>
          <w:rFonts w:eastAsia="Times New Roman"/>
          <w:sz w:val="24"/>
        </w:rPr>
      </w:pPr>
    </w:p>
    <w:p w14:paraId="110C65CB" w14:textId="77777777" w:rsidR="00733F31" w:rsidRDefault="00733F31" w:rsidP="003E17F3">
      <w:pPr>
        <w:spacing w:after="0" w:line="240" w:lineRule="auto"/>
        <w:jc w:val="center"/>
        <w:rPr>
          <w:rFonts w:eastAsia="Times New Roman"/>
          <w:sz w:val="24"/>
        </w:rPr>
      </w:pPr>
    </w:p>
    <w:p w14:paraId="23A9E2BB" w14:textId="77777777" w:rsidR="00733F31" w:rsidRDefault="00733F31" w:rsidP="003E17F3">
      <w:pPr>
        <w:spacing w:after="0" w:line="240" w:lineRule="auto"/>
        <w:jc w:val="center"/>
        <w:rPr>
          <w:rFonts w:eastAsia="Times New Roman"/>
          <w:sz w:val="24"/>
        </w:rPr>
      </w:pPr>
    </w:p>
    <w:p w14:paraId="476BEC6F" w14:textId="77777777" w:rsidR="00733F31" w:rsidRDefault="00733F31" w:rsidP="003E17F3">
      <w:pPr>
        <w:spacing w:after="0" w:line="240" w:lineRule="auto"/>
        <w:jc w:val="center"/>
        <w:rPr>
          <w:rFonts w:eastAsia="Times New Roman"/>
          <w:sz w:val="24"/>
        </w:rPr>
      </w:pPr>
    </w:p>
    <w:p w14:paraId="125A49A0" w14:textId="77777777" w:rsidR="00733F31" w:rsidRDefault="00733F31" w:rsidP="003E17F3">
      <w:pPr>
        <w:spacing w:after="0" w:line="240" w:lineRule="auto"/>
        <w:jc w:val="center"/>
        <w:rPr>
          <w:rFonts w:eastAsia="Times New Roman"/>
          <w:sz w:val="24"/>
        </w:rPr>
      </w:pPr>
    </w:p>
    <w:p w14:paraId="2CC736CC" w14:textId="77777777" w:rsidR="00733F31" w:rsidRDefault="00733F31" w:rsidP="003E17F3">
      <w:pPr>
        <w:spacing w:after="0" w:line="240" w:lineRule="auto"/>
        <w:jc w:val="center"/>
        <w:rPr>
          <w:rFonts w:eastAsia="Times New Roman"/>
          <w:sz w:val="24"/>
        </w:rPr>
      </w:pPr>
    </w:p>
    <w:p w14:paraId="718E085F" w14:textId="77777777" w:rsidR="00733F31" w:rsidRDefault="00733F31" w:rsidP="003E17F3">
      <w:pPr>
        <w:spacing w:after="0" w:line="240" w:lineRule="auto"/>
        <w:jc w:val="center"/>
        <w:rPr>
          <w:rFonts w:eastAsia="Times New Roman"/>
          <w:sz w:val="24"/>
        </w:rPr>
      </w:pPr>
    </w:p>
    <w:p w14:paraId="59863F32" w14:textId="5103066E" w:rsidR="00733F31" w:rsidRDefault="00733F31" w:rsidP="00940AF0">
      <w:pPr>
        <w:spacing w:after="0" w:line="240" w:lineRule="auto"/>
        <w:rPr>
          <w:rFonts w:eastAsia="Times New Roman"/>
          <w:sz w:val="24"/>
        </w:rPr>
      </w:pPr>
    </w:p>
    <w:p w14:paraId="0E333670" w14:textId="77777777" w:rsidR="00733F31" w:rsidRPr="00733F31" w:rsidRDefault="00733F31" w:rsidP="00733F31">
      <w:pPr>
        <w:spacing w:after="0" w:line="240" w:lineRule="auto"/>
        <w:jc w:val="center"/>
        <w:rPr>
          <w:rFonts w:eastAsia="Times New Roman"/>
          <w:b/>
          <w:sz w:val="24"/>
        </w:rPr>
      </w:pPr>
      <w:r w:rsidRPr="00733F31">
        <w:rPr>
          <w:rFonts w:eastAsia="Times New Roman"/>
          <w:b/>
          <w:sz w:val="24"/>
        </w:rPr>
        <w:lastRenderedPageBreak/>
        <w:t>TABLE OF CONTENTS</w:t>
      </w:r>
    </w:p>
    <w:p w14:paraId="5DBC0EEC" w14:textId="77777777" w:rsidR="00733F31" w:rsidRPr="00733F31" w:rsidRDefault="00733F31" w:rsidP="00733F31">
      <w:pPr>
        <w:spacing w:after="0" w:line="240" w:lineRule="auto"/>
        <w:rPr>
          <w:rFonts w:eastAsia="Times New Roman"/>
          <w:b/>
          <w:sz w:val="24"/>
        </w:rPr>
      </w:pPr>
    </w:p>
    <w:p w14:paraId="12956255" w14:textId="38133F3B" w:rsidR="00733F31" w:rsidRPr="00733F31" w:rsidRDefault="00CA7BF9" w:rsidP="00AC15F9">
      <w:pPr>
        <w:tabs>
          <w:tab w:val="right" w:leader="dot" w:pos="9101"/>
          <w:tab w:val="right" w:pos="9288"/>
        </w:tabs>
        <w:spacing w:after="0" w:line="240" w:lineRule="auto"/>
        <w:jc w:val="right"/>
        <w:rPr>
          <w:rFonts w:eastAsia="Times New Roman"/>
          <w:sz w:val="24"/>
        </w:rPr>
      </w:pPr>
      <w:r>
        <w:rPr>
          <w:rFonts w:eastAsia="Times New Roman"/>
          <w:sz w:val="24"/>
        </w:rPr>
        <w:t>ABSTRACT</w:t>
      </w:r>
      <w:r>
        <w:rPr>
          <w:rFonts w:eastAsia="Times New Roman"/>
          <w:sz w:val="24"/>
        </w:rPr>
        <w:tab/>
      </w:r>
      <w:r>
        <w:rPr>
          <w:rFonts w:eastAsia="Times New Roman"/>
          <w:sz w:val="24"/>
        </w:rPr>
        <w:tab/>
        <w:t>ii</w:t>
      </w:r>
    </w:p>
    <w:p w14:paraId="07EA0E41" w14:textId="77777777" w:rsidR="00733F31" w:rsidRPr="00733F31" w:rsidRDefault="00733F31" w:rsidP="00733F31">
      <w:pPr>
        <w:tabs>
          <w:tab w:val="right" w:leader="dot" w:pos="9101"/>
          <w:tab w:val="right" w:pos="9288"/>
        </w:tabs>
        <w:spacing w:after="0" w:line="240" w:lineRule="auto"/>
        <w:rPr>
          <w:rFonts w:eastAsia="Times New Roman"/>
          <w:sz w:val="24"/>
        </w:rPr>
      </w:pPr>
    </w:p>
    <w:p w14:paraId="39319002" w14:textId="1952890E" w:rsidR="00733F31" w:rsidRPr="00733F31" w:rsidRDefault="007D24D7" w:rsidP="00AC15F9">
      <w:pPr>
        <w:tabs>
          <w:tab w:val="right" w:leader="dot" w:pos="9101"/>
          <w:tab w:val="right" w:pos="9288"/>
        </w:tabs>
        <w:spacing w:after="0" w:line="240" w:lineRule="auto"/>
        <w:jc w:val="right"/>
        <w:rPr>
          <w:rFonts w:eastAsia="Times New Roman"/>
          <w:sz w:val="24"/>
        </w:rPr>
      </w:pPr>
      <w:r>
        <w:rPr>
          <w:rFonts w:eastAsia="Times New Roman"/>
          <w:sz w:val="24"/>
        </w:rPr>
        <w:t>LIST OF TABLES</w:t>
      </w:r>
      <w:r>
        <w:rPr>
          <w:rFonts w:eastAsia="Times New Roman"/>
          <w:sz w:val="24"/>
        </w:rPr>
        <w:tab/>
      </w:r>
      <w:r w:rsidR="00AC15F9">
        <w:rPr>
          <w:rFonts w:eastAsia="Times New Roman"/>
          <w:sz w:val="24"/>
        </w:rPr>
        <w:t xml:space="preserve"> </w:t>
      </w:r>
      <w:r>
        <w:rPr>
          <w:rFonts w:eastAsia="Times New Roman"/>
          <w:sz w:val="24"/>
        </w:rPr>
        <w:tab/>
        <w:t>iv</w:t>
      </w:r>
    </w:p>
    <w:p w14:paraId="3D6E5FA3" w14:textId="77777777" w:rsidR="00733F31" w:rsidRPr="00733F31" w:rsidRDefault="00733F31" w:rsidP="00733F31">
      <w:pPr>
        <w:tabs>
          <w:tab w:val="right" w:leader="dot" w:pos="9101"/>
          <w:tab w:val="right" w:pos="9288"/>
        </w:tabs>
        <w:spacing w:after="0" w:line="240" w:lineRule="auto"/>
        <w:rPr>
          <w:rFonts w:eastAsia="Times New Roman"/>
          <w:sz w:val="24"/>
        </w:rPr>
      </w:pPr>
    </w:p>
    <w:p w14:paraId="1A1D1F2E" w14:textId="503EEFA3" w:rsidR="00733F31" w:rsidRDefault="005F6188" w:rsidP="00AC15F9">
      <w:pPr>
        <w:tabs>
          <w:tab w:val="right" w:leader="dot" w:pos="9101"/>
          <w:tab w:val="right" w:pos="9288"/>
        </w:tabs>
        <w:spacing w:after="0" w:line="240" w:lineRule="auto"/>
        <w:jc w:val="right"/>
        <w:rPr>
          <w:sz w:val="24"/>
        </w:rPr>
      </w:pPr>
      <w:r>
        <w:rPr>
          <w:sz w:val="24"/>
        </w:rPr>
        <w:t>LIST OF FIGURES</w:t>
      </w:r>
      <w:r>
        <w:rPr>
          <w:sz w:val="24"/>
        </w:rPr>
        <w:tab/>
      </w:r>
      <w:r>
        <w:rPr>
          <w:sz w:val="24"/>
        </w:rPr>
        <w:tab/>
        <w:t>v</w:t>
      </w:r>
    </w:p>
    <w:p w14:paraId="1CEB241A" w14:textId="77777777" w:rsidR="005F6188" w:rsidRPr="00733F31" w:rsidRDefault="005F6188" w:rsidP="00733F31">
      <w:pPr>
        <w:tabs>
          <w:tab w:val="right" w:leader="dot" w:pos="9101"/>
          <w:tab w:val="right" w:pos="9288"/>
        </w:tabs>
        <w:spacing w:after="0" w:line="240" w:lineRule="auto"/>
        <w:rPr>
          <w:rFonts w:eastAsia="Times New Roman"/>
          <w:sz w:val="24"/>
        </w:rPr>
      </w:pPr>
    </w:p>
    <w:p w14:paraId="7F960329" w14:textId="3E99A29D" w:rsidR="00733F31" w:rsidRDefault="00D16C82" w:rsidP="00AC15F9">
      <w:pPr>
        <w:tabs>
          <w:tab w:val="right" w:leader="dot" w:pos="9101"/>
          <w:tab w:val="right" w:pos="9288"/>
        </w:tabs>
        <w:spacing w:after="0" w:line="240" w:lineRule="auto"/>
        <w:jc w:val="right"/>
        <w:rPr>
          <w:sz w:val="24"/>
        </w:rPr>
      </w:pPr>
      <w:r>
        <w:rPr>
          <w:sz w:val="24"/>
        </w:rPr>
        <w:t>LIST OF ABBREVIATIONS</w:t>
      </w:r>
      <w:r>
        <w:rPr>
          <w:sz w:val="24"/>
        </w:rPr>
        <w:tab/>
      </w:r>
      <w:r>
        <w:rPr>
          <w:sz w:val="24"/>
        </w:rPr>
        <w:tab/>
        <w:t>vii</w:t>
      </w:r>
    </w:p>
    <w:p w14:paraId="0B53AEEE" w14:textId="77777777" w:rsidR="00D16C82" w:rsidRPr="00733F31" w:rsidRDefault="00D16C82" w:rsidP="00733F31">
      <w:pPr>
        <w:tabs>
          <w:tab w:val="right" w:leader="dot" w:pos="9101"/>
          <w:tab w:val="right" w:pos="9288"/>
        </w:tabs>
        <w:spacing w:after="0" w:line="240" w:lineRule="auto"/>
        <w:rPr>
          <w:rFonts w:eastAsia="Times New Roman"/>
          <w:sz w:val="24"/>
        </w:rPr>
      </w:pPr>
    </w:p>
    <w:p w14:paraId="39043BDF" w14:textId="2E687DCE" w:rsidR="00733F31" w:rsidRPr="00733F31" w:rsidRDefault="008A3E44" w:rsidP="00AC15F9">
      <w:pPr>
        <w:numPr>
          <w:ilvl w:val="0"/>
          <w:numId w:val="1"/>
        </w:numPr>
        <w:tabs>
          <w:tab w:val="right" w:leader="dot" w:pos="9101"/>
          <w:tab w:val="right" w:pos="9288"/>
        </w:tabs>
        <w:spacing w:after="0" w:line="240" w:lineRule="auto"/>
        <w:contextualSpacing/>
        <w:jc w:val="right"/>
        <w:rPr>
          <w:rFonts w:eastAsia="Times New Roman"/>
          <w:sz w:val="24"/>
        </w:rPr>
      </w:pPr>
      <w:r>
        <w:rPr>
          <w:rFonts w:eastAsia="Times New Roman"/>
          <w:sz w:val="24"/>
        </w:rPr>
        <w:t>INTRODUCTION</w:t>
      </w:r>
      <w:r>
        <w:rPr>
          <w:rFonts w:eastAsia="Times New Roman"/>
          <w:sz w:val="24"/>
        </w:rPr>
        <w:tab/>
      </w:r>
      <w:r>
        <w:rPr>
          <w:rFonts w:eastAsia="Times New Roman"/>
          <w:sz w:val="24"/>
        </w:rPr>
        <w:tab/>
        <w:t>1</w:t>
      </w:r>
    </w:p>
    <w:p w14:paraId="7279BD24" w14:textId="77777777" w:rsidR="00733F31" w:rsidRPr="00733F31" w:rsidRDefault="00733F31" w:rsidP="00733F31">
      <w:pPr>
        <w:tabs>
          <w:tab w:val="right" w:leader="dot" w:pos="9101"/>
          <w:tab w:val="right" w:pos="9288"/>
        </w:tabs>
        <w:spacing w:after="0" w:line="240" w:lineRule="auto"/>
        <w:jc w:val="both"/>
        <w:rPr>
          <w:rFonts w:eastAsia="Times New Roman"/>
          <w:sz w:val="24"/>
        </w:rPr>
      </w:pPr>
    </w:p>
    <w:p w14:paraId="4359F3D5" w14:textId="4CC86BBD" w:rsidR="00733F31" w:rsidRPr="00733F31" w:rsidRDefault="008A3E44" w:rsidP="00AC15F9">
      <w:pPr>
        <w:numPr>
          <w:ilvl w:val="0"/>
          <w:numId w:val="1"/>
        </w:numPr>
        <w:tabs>
          <w:tab w:val="right" w:leader="dot" w:pos="9101"/>
          <w:tab w:val="right" w:pos="9288"/>
        </w:tabs>
        <w:spacing w:after="0" w:line="240" w:lineRule="auto"/>
        <w:contextualSpacing/>
        <w:jc w:val="right"/>
        <w:rPr>
          <w:rFonts w:eastAsia="Times New Roman"/>
          <w:sz w:val="24"/>
        </w:rPr>
      </w:pPr>
      <w:r w:rsidRPr="008A3E44">
        <w:rPr>
          <w:rFonts w:eastAsia="Times New Roman"/>
          <w:sz w:val="24"/>
        </w:rPr>
        <w:t>SYSTEM ANALYSIS</w:t>
      </w:r>
      <w:r>
        <w:rPr>
          <w:rFonts w:eastAsia="Times New Roman"/>
          <w:sz w:val="24"/>
        </w:rPr>
        <w:tab/>
      </w:r>
      <w:r>
        <w:rPr>
          <w:rFonts w:eastAsia="Times New Roman"/>
          <w:sz w:val="24"/>
        </w:rPr>
        <w:tab/>
        <w:t>7</w:t>
      </w:r>
    </w:p>
    <w:p w14:paraId="6CEBFFA1" w14:textId="77777777" w:rsidR="00733F31" w:rsidRPr="00733F31" w:rsidRDefault="00733F31" w:rsidP="00733F31">
      <w:pPr>
        <w:tabs>
          <w:tab w:val="right" w:leader="dot" w:pos="9101"/>
          <w:tab w:val="right" w:pos="9288"/>
        </w:tabs>
        <w:spacing w:after="0" w:line="259" w:lineRule="auto"/>
        <w:rPr>
          <w:rFonts w:eastAsia="Times New Roman"/>
          <w:sz w:val="24"/>
        </w:rPr>
      </w:pPr>
    </w:p>
    <w:p w14:paraId="34BAA7BE" w14:textId="5A8F4DCC" w:rsidR="00733F31" w:rsidRPr="00733F31" w:rsidRDefault="00117223" w:rsidP="00AC15F9">
      <w:pPr>
        <w:numPr>
          <w:ilvl w:val="0"/>
          <w:numId w:val="1"/>
        </w:numPr>
        <w:tabs>
          <w:tab w:val="right" w:leader="dot" w:pos="9101"/>
          <w:tab w:val="right" w:pos="9288"/>
        </w:tabs>
        <w:spacing w:after="0" w:line="240" w:lineRule="auto"/>
        <w:contextualSpacing/>
        <w:jc w:val="right"/>
        <w:rPr>
          <w:rFonts w:eastAsia="Times New Roman"/>
          <w:sz w:val="24"/>
        </w:rPr>
      </w:pPr>
      <w:r>
        <w:rPr>
          <w:rFonts w:eastAsia="Times New Roman"/>
          <w:sz w:val="24"/>
        </w:rPr>
        <w:t>CONC</w:t>
      </w:r>
      <w:r w:rsidR="00E60A15">
        <w:rPr>
          <w:rFonts w:eastAsia="Times New Roman"/>
          <w:sz w:val="24"/>
        </w:rPr>
        <w:t>EPT BREAKDOWN</w:t>
      </w:r>
      <w:r w:rsidR="008A3E44">
        <w:rPr>
          <w:rFonts w:eastAsia="Times New Roman"/>
          <w:sz w:val="24"/>
        </w:rPr>
        <w:tab/>
      </w:r>
      <w:r w:rsidR="008A3E44">
        <w:rPr>
          <w:rFonts w:eastAsia="Times New Roman"/>
          <w:sz w:val="24"/>
        </w:rPr>
        <w:tab/>
        <w:t>10</w:t>
      </w:r>
    </w:p>
    <w:p w14:paraId="77C1FF5C" w14:textId="77777777" w:rsidR="00733F31" w:rsidRPr="00733F31" w:rsidRDefault="00733F31" w:rsidP="00733F31">
      <w:pPr>
        <w:tabs>
          <w:tab w:val="right" w:leader="dot" w:pos="9101"/>
          <w:tab w:val="right" w:pos="9288"/>
        </w:tabs>
        <w:spacing w:after="0" w:line="259" w:lineRule="auto"/>
        <w:rPr>
          <w:rFonts w:eastAsia="Times New Roman"/>
          <w:sz w:val="24"/>
        </w:rPr>
      </w:pPr>
    </w:p>
    <w:p w14:paraId="686E565E" w14:textId="3983FA56" w:rsidR="00733F31" w:rsidRPr="00733F31" w:rsidRDefault="00E60A15" w:rsidP="00AC15F9">
      <w:pPr>
        <w:numPr>
          <w:ilvl w:val="0"/>
          <w:numId w:val="1"/>
        </w:numPr>
        <w:tabs>
          <w:tab w:val="right" w:leader="dot" w:pos="9101"/>
          <w:tab w:val="right" w:pos="9288"/>
        </w:tabs>
        <w:spacing w:after="0" w:line="240" w:lineRule="auto"/>
        <w:contextualSpacing/>
        <w:jc w:val="right"/>
        <w:rPr>
          <w:rFonts w:eastAsia="Times New Roman"/>
          <w:sz w:val="24"/>
        </w:rPr>
      </w:pPr>
      <w:r>
        <w:rPr>
          <w:rFonts w:eastAsia="Times New Roman"/>
          <w:sz w:val="24"/>
        </w:rPr>
        <w:t>METHODOLOGY</w:t>
      </w:r>
      <w:r w:rsidR="00945A56">
        <w:rPr>
          <w:rFonts w:eastAsia="Times New Roman"/>
          <w:sz w:val="24"/>
        </w:rPr>
        <w:tab/>
      </w:r>
      <w:r w:rsidR="00945A56">
        <w:rPr>
          <w:rFonts w:eastAsia="Times New Roman"/>
          <w:sz w:val="24"/>
        </w:rPr>
        <w:tab/>
        <w:t>15</w:t>
      </w:r>
    </w:p>
    <w:p w14:paraId="6BF44E5B" w14:textId="77777777" w:rsidR="00733F31" w:rsidRPr="00733F31" w:rsidRDefault="00733F31" w:rsidP="00733F31">
      <w:pPr>
        <w:tabs>
          <w:tab w:val="right" w:leader="dot" w:pos="9101"/>
          <w:tab w:val="right" w:pos="9288"/>
        </w:tabs>
        <w:spacing w:after="0" w:line="259" w:lineRule="auto"/>
        <w:jc w:val="both"/>
        <w:rPr>
          <w:rFonts w:eastAsia="Times New Roman"/>
          <w:sz w:val="24"/>
        </w:rPr>
      </w:pPr>
    </w:p>
    <w:p w14:paraId="36162270" w14:textId="3316F108" w:rsidR="00733F31" w:rsidRDefault="00E60A15" w:rsidP="00AC15F9">
      <w:pPr>
        <w:numPr>
          <w:ilvl w:val="0"/>
          <w:numId w:val="1"/>
        </w:numPr>
        <w:tabs>
          <w:tab w:val="right" w:leader="dot" w:pos="9101"/>
          <w:tab w:val="right" w:pos="9288"/>
        </w:tabs>
        <w:spacing w:after="0" w:line="240" w:lineRule="auto"/>
        <w:contextualSpacing/>
        <w:jc w:val="right"/>
        <w:rPr>
          <w:rFonts w:eastAsia="Times New Roman"/>
          <w:sz w:val="24"/>
        </w:rPr>
      </w:pPr>
      <w:r>
        <w:rPr>
          <w:rFonts w:eastAsia="Times New Roman"/>
          <w:sz w:val="24"/>
        </w:rPr>
        <w:t>RESULTANT SYSTEM</w:t>
      </w:r>
      <w:r w:rsidR="00207523">
        <w:rPr>
          <w:rFonts w:eastAsia="Times New Roman"/>
          <w:sz w:val="24"/>
        </w:rPr>
        <w:tab/>
      </w:r>
      <w:r w:rsidR="00207523">
        <w:rPr>
          <w:rFonts w:eastAsia="Times New Roman"/>
          <w:sz w:val="24"/>
        </w:rPr>
        <w:tab/>
        <w:t>31</w:t>
      </w:r>
    </w:p>
    <w:p w14:paraId="5B0A0B85" w14:textId="77777777" w:rsidR="00E1091B" w:rsidRDefault="00E1091B" w:rsidP="00E1091B">
      <w:pPr>
        <w:pStyle w:val="ListParagraph"/>
        <w:spacing w:after="0"/>
        <w:rPr>
          <w:sz w:val="24"/>
        </w:rPr>
      </w:pPr>
    </w:p>
    <w:p w14:paraId="65228DDF" w14:textId="1A6070CC" w:rsidR="00E1091B" w:rsidRPr="00E60A15" w:rsidRDefault="00E1091B" w:rsidP="00AC15F9">
      <w:pPr>
        <w:numPr>
          <w:ilvl w:val="0"/>
          <w:numId w:val="1"/>
        </w:numPr>
        <w:tabs>
          <w:tab w:val="right" w:leader="dot" w:pos="9101"/>
          <w:tab w:val="right" w:pos="9288"/>
        </w:tabs>
        <w:spacing w:after="0" w:line="240" w:lineRule="auto"/>
        <w:contextualSpacing/>
        <w:jc w:val="right"/>
        <w:rPr>
          <w:rFonts w:eastAsia="Times New Roman"/>
          <w:sz w:val="24"/>
        </w:rPr>
      </w:pPr>
      <w:r>
        <w:rPr>
          <w:rFonts w:eastAsia="Times New Roman"/>
          <w:sz w:val="24"/>
        </w:rPr>
        <w:t>CONCLUSION</w:t>
      </w:r>
      <w:r w:rsidR="00207523">
        <w:rPr>
          <w:rFonts w:eastAsia="Times New Roman"/>
          <w:sz w:val="24"/>
        </w:rPr>
        <w:tab/>
      </w:r>
      <w:r w:rsidR="00207523">
        <w:rPr>
          <w:rFonts w:eastAsia="Times New Roman"/>
          <w:sz w:val="24"/>
        </w:rPr>
        <w:tab/>
        <w:t>43</w:t>
      </w:r>
    </w:p>
    <w:p w14:paraId="0A33E0E2" w14:textId="3E409FD1" w:rsidR="00733F31" w:rsidRPr="00733F31" w:rsidRDefault="00733F31" w:rsidP="00733F31">
      <w:pPr>
        <w:tabs>
          <w:tab w:val="right" w:leader="dot" w:pos="9101"/>
          <w:tab w:val="right" w:pos="9288"/>
        </w:tabs>
        <w:spacing w:after="0" w:line="259" w:lineRule="auto"/>
        <w:rPr>
          <w:rFonts w:eastAsia="Times New Roman"/>
          <w:sz w:val="24"/>
        </w:rPr>
      </w:pPr>
    </w:p>
    <w:p w14:paraId="5CC0076B" w14:textId="36D7E416" w:rsidR="00733F31" w:rsidRPr="00733F31" w:rsidRDefault="0024196D" w:rsidP="00AC15F9">
      <w:pPr>
        <w:tabs>
          <w:tab w:val="right" w:leader="dot" w:pos="9101"/>
          <w:tab w:val="right" w:pos="9288"/>
        </w:tabs>
        <w:spacing w:after="0" w:line="240" w:lineRule="auto"/>
        <w:jc w:val="right"/>
        <w:rPr>
          <w:rFonts w:eastAsia="Times New Roman"/>
          <w:sz w:val="24"/>
        </w:rPr>
      </w:pPr>
      <w:r>
        <w:rPr>
          <w:rFonts w:eastAsia="Times New Roman"/>
          <w:sz w:val="24"/>
        </w:rPr>
        <w:t>APPENDIX: USE CASES</w:t>
      </w:r>
      <w:r>
        <w:rPr>
          <w:rFonts w:eastAsia="Times New Roman"/>
          <w:sz w:val="24"/>
        </w:rPr>
        <w:tab/>
      </w:r>
      <w:r>
        <w:rPr>
          <w:rFonts w:eastAsia="Times New Roman"/>
          <w:sz w:val="24"/>
        </w:rPr>
        <w:tab/>
        <w:t>45</w:t>
      </w:r>
    </w:p>
    <w:p w14:paraId="6EB1275B" w14:textId="77777777" w:rsidR="00733F31" w:rsidRPr="00733F31" w:rsidRDefault="00733F31" w:rsidP="00733F31">
      <w:pPr>
        <w:tabs>
          <w:tab w:val="right" w:leader="dot" w:pos="9101"/>
          <w:tab w:val="right" w:pos="9288"/>
        </w:tabs>
        <w:spacing w:after="0" w:line="240" w:lineRule="auto"/>
        <w:jc w:val="both"/>
        <w:rPr>
          <w:rFonts w:eastAsia="Times New Roman"/>
          <w:sz w:val="24"/>
        </w:rPr>
      </w:pPr>
    </w:p>
    <w:p w14:paraId="1D3FD143" w14:textId="1D709D93" w:rsidR="00733F31" w:rsidRPr="00733F31" w:rsidRDefault="007F25DB" w:rsidP="00AC15F9">
      <w:pPr>
        <w:tabs>
          <w:tab w:val="right" w:leader="dot" w:pos="9101"/>
          <w:tab w:val="right" w:pos="9288"/>
        </w:tabs>
        <w:spacing w:after="0" w:line="240" w:lineRule="auto"/>
        <w:jc w:val="right"/>
        <w:rPr>
          <w:rFonts w:eastAsia="Times New Roman"/>
          <w:sz w:val="24"/>
        </w:rPr>
      </w:pPr>
      <w:r>
        <w:rPr>
          <w:rFonts w:eastAsia="Times New Roman"/>
          <w:sz w:val="24"/>
        </w:rPr>
        <w:t>REFERENCES</w:t>
      </w:r>
      <w:r>
        <w:rPr>
          <w:rFonts w:eastAsia="Times New Roman"/>
          <w:sz w:val="24"/>
        </w:rPr>
        <w:tab/>
      </w:r>
      <w:r>
        <w:rPr>
          <w:rFonts w:eastAsia="Times New Roman"/>
          <w:sz w:val="24"/>
        </w:rPr>
        <w:tab/>
        <w:t>66</w:t>
      </w:r>
    </w:p>
    <w:p w14:paraId="344BACEA" w14:textId="77777777" w:rsidR="00733F31" w:rsidRDefault="00733F31" w:rsidP="003E17F3">
      <w:pPr>
        <w:spacing w:after="0" w:line="240" w:lineRule="auto"/>
        <w:jc w:val="center"/>
        <w:rPr>
          <w:rFonts w:eastAsia="Times New Roman"/>
          <w:sz w:val="24"/>
        </w:rPr>
      </w:pPr>
    </w:p>
    <w:p w14:paraId="563561FA" w14:textId="77777777" w:rsidR="00733F31" w:rsidRDefault="00733F31" w:rsidP="003E17F3">
      <w:pPr>
        <w:spacing w:after="0" w:line="240" w:lineRule="auto"/>
        <w:jc w:val="center"/>
        <w:rPr>
          <w:rFonts w:eastAsia="Times New Roman"/>
          <w:sz w:val="24"/>
        </w:rPr>
      </w:pPr>
    </w:p>
    <w:p w14:paraId="58FC8CE9" w14:textId="77777777" w:rsidR="00733F31" w:rsidRDefault="00733F31" w:rsidP="003E17F3">
      <w:pPr>
        <w:spacing w:after="0" w:line="240" w:lineRule="auto"/>
        <w:jc w:val="center"/>
        <w:rPr>
          <w:rFonts w:eastAsia="Times New Roman"/>
          <w:sz w:val="24"/>
        </w:rPr>
      </w:pPr>
    </w:p>
    <w:p w14:paraId="6BB69F5B" w14:textId="77777777" w:rsidR="00733F31" w:rsidRDefault="00733F31" w:rsidP="003E17F3">
      <w:pPr>
        <w:spacing w:after="0" w:line="240" w:lineRule="auto"/>
        <w:jc w:val="center"/>
        <w:rPr>
          <w:rFonts w:eastAsia="Times New Roman"/>
          <w:sz w:val="24"/>
        </w:rPr>
      </w:pPr>
    </w:p>
    <w:p w14:paraId="580C68A8" w14:textId="77777777" w:rsidR="00733F31" w:rsidRDefault="00733F31" w:rsidP="003E17F3">
      <w:pPr>
        <w:spacing w:after="0" w:line="240" w:lineRule="auto"/>
        <w:jc w:val="center"/>
        <w:rPr>
          <w:rFonts w:eastAsia="Times New Roman"/>
          <w:sz w:val="24"/>
        </w:rPr>
      </w:pPr>
    </w:p>
    <w:p w14:paraId="6F17E5F2" w14:textId="77777777" w:rsidR="00733F31" w:rsidRDefault="00733F31" w:rsidP="003E17F3">
      <w:pPr>
        <w:spacing w:after="0" w:line="240" w:lineRule="auto"/>
        <w:jc w:val="center"/>
        <w:rPr>
          <w:rFonts w:eastAsia="Times New Roman"/>
          <w:sz w:val="24"/>
        </w:rPr>
      </w:pPr>
    </w:p>
    <w:p w14:paraId="02DD6ADB" w14:textId="77777777" w:rsidR="00733F31" w:rsidRDefault="00733F31" w:rsidP="003E17F3">
      <w:pPr>
        <w:spacing w:after="0" w:line="240" w:lineRule="auto"/>
        <w:jc w:val="center"/>
        <w:rPr>
          <w:rFonts w:eastAsia="Times New Roman"/>
          <w:sz w:val="24"/>
        </w:rPr>
      </w:pPr>
    </w:p>
    <w:p w14:paraId="03590371" w14:textId="77777777" w:rsidR="00733F31" w:rsidRDefault="00733F31" w:rsidP="003E17F3">
      <w:pPr>
        <w:spacing w:after="0" w:line="240" w:lineRule="auto"/>
        <w:jc w:val="center"/>
        <w:rPr>
          <w:rFonts w:eastAsia="Times New Roman"/>
          <w:sz w:val="24"/>
        </w:rPr>
      </w:pPr>
    </w:p>
    <w:p w14:paraId="08E5BC28" w14:textId="77777777" w:rsidR="00733F31" w:rsidRDefault="00733F31" w:rsidP="003E17F3">
      <w:pPr>
        <w:spacing w:after="0" w:line="240" w:lineRule="auto"/>
        <w:jc w:val="center"/>
        <w:rPr>
          <w:rFonts w:eastAsia="Times New Roman"/>
          <w:sz w:val="24"/>
        </w:rPr>
      </w:pPr>
    </w:p>
    <w:p w14:paraId="706FF42E" w14:textId="77777777" w:rsidR="00733F31" w:rsidRDefault="00733F31" w:rsidP="003E17F3">
      <w:pPr>
        <w:spacing w:after="0" w:line="240" w:lineRule="auto"/>
        <w:jc w:val="center"/>
        <w:rPr>
          <w:rFonts w:eastAsia="Times New Roman"/>
          <w:sz w:val="24"/>
        </w:rPr>
      </w:pPr>
    </w:p>
    <w:p w14:paraId="11F7795C" w14:textId="77777777" w:rsidR="00733F31" w:rsidRDefault="00733F31" w:rsidP="003E17F3">
      <w:pPr>
        <w:spacing w:after="0" w:line="240" w:lineRule="auto"/>
        <w:jc w:val="center"/>
        <w:rPr>
          <w:rFonts w:eastAsia="Times New Roman"/>
          <w:sz w:val="24"/>
        </w:rPr>
      </w:pPr>
    </w:p>
    <w:p w14:paraId="5DF7798A" w14:textId="77777777" w:rsidR="00733F31" w:rsidRDefault="00733F31" w:rsidP="003E17F3">
      <w:pPr>
        <w:spacing w:after="0" w:line="240" w:lineRule="auto"/>
        <w:jc w:val="center"/>
        <w:rPr>
          <w:rFonts w:eastAsia="Times New Roman"/>
          <w:sz w:val="24"/>
        </w:rPr>
      </w:pPr>
    </w:p>
    <w:p w14:paraId="79FE8908" w14:textId="25B69DF3" w:rsidR="00733F31" w:rsidRDefault="00733F31" w:rsidP="003E17F3">
      <w:pPr>
        <w:spacing w:after="0" w:line="240" w:lineRule="auto"/>
        <w:jc w:val="center"/>
        <w:rPr>
          <w:rFonts w:eastAsia="Times New Roman"/>
          <w:sz w:val="24"/>
        </w:rPr>
      </w:pPr>
    </w:p>
    <w:p w14:paraId="69D629E6" w14:textId="51849DD5" w:rsidR="00EB672C" w:rsidRDefault="00EB672C" w:rsidP="003E17F3">
      <w:pPr>
        <w:spacing w:after="0" w:line="240" w:lineRule="auto"/>
        <w:jc w:val="center"/>
        <w:rPr>
          <w:rFonts w:eastAsia="Times New Roman"/>
          <w:sz w:val="24"/>
        </w:rPr>
      </w:pPr>
    </w:p>
    <w:p w14:paraId="67A7CEBE" w14:textId="092EA455" w:rsidR="005E3474" w:rsidRDefault="005E3474" w:rsidP="003E17F3">
      <w:pPr>
        <w:spacing w:after="0" w:line="240" w:lineRule="auto"/>
        <w:jc w:val="center"/>
        <w:rPr>
          <w:rFonts w:eastAsia="Times New Roman"/>
          <w:sz w:val="24"/>
        </w:rPr>
      </w:pPr>
    </w:p>
    <w:p w14:paraId="5D631151" w14:textId="1DC02C62" w:rsidR="005E3474" w:rsidRDefault="005E3474" w:rsidP="003E17F3">
      <w:pPr>
        <w:spacing w:after="0" w:line="240" w:lineRule="auto"/>
        <w:jc w:val="center"/>
        <w:rPr>
          <w:rFonts w:eastAsia="Times New Roman"/>
          <w:sz w:val="24"/>
        </w:rPr>
      </w:pPr>
    </w:p>
    <w:p w14:paraId="70735D93" w14:textId="087F93F1" w:rsidR="005E3474" w:rsidRDefault="005E3474" w:rsidP="003E17F3">
      <w:pPr>
        <w:spacing w:after="0" w:line="240" w:lineRule="auto"/>
        <w:jc w:val="center"/>
        <w:rPr>
          <w:rFonts w:eastAsia="Times New Roman"/>
          <w:sz w:val="24"/>
        </w:rPr>
      </w:pPr>
    </w:p>
    <w:p w14:paraId="215B4059" w14:textId="4C71BE9C" w:rsidR="005E3474" w:rsidRDefault="005E3474" w:rsidP="003E17F3">
      <w:pPr>
        <w:spacing w:after="0" w:line="240" w:lineRule="auto"/>
        <w:jc w:val="center"/>
        <w:rPr>
          <w:rFonts w:eastAsia="Times New Roman"/>
          <w:sz w:val="24"/>
        </w:rPr>
      </w:pPr>
    </w:p>
    <w:p w14:paraId="42AA3C64" w14:textId="1EEAB734" w:rsidR="005E3474" w:rsidRDefault="005E3474" w:rsidP="003E17F3">
      <w:pPr>
        <w:spacing w:after="0" w:line="240" w:lineRule="auto"/>
        <w:jc w:val="center"/>
        <w:rPr>
          <w:rFonts w:eastAsia="Times New Roman"/>
          <w:sz w:val="24"/>
        </w:rPr>
      </w:pPr>
    </w:p>
    <w:p w14:paraId="2D82F9F8" w14:textId="77777777" w:rsidR="005E3474" w:rsidRDefault="005E3474" w:rsidP="003E17F3">
      <w:pPr>
        <w:spacing w:after="0" w:line="240" w:lineRule="auto"/>
        <w:jc w:val="center"/>
        <w:rPr>
          <w:rFonts w:eastAsia="Times New Roman"/>
          <w:sz w:val="24"/>
        </w:rPr>
      </w:pPr>
    </w:p>
    <w:p w14:paraId="34DBF94F" w14:textId="77777777" w:rsidR="00733F31" w:rsidRDefault="00733F31" w:rsidP="003E17F3">
      <w:pPr>
        <w:spacing w:after="0" w:line="240" w:lineRule="auto"/>
        <w:jc w:val="center"/>
        <w:rPr>
          <w:rFonts w:eastAsia="Times New Roman"/>
          <w:sz w:val="24"/>
        </w:rPr>
      </w:pPr>
    </w:p>
    <w:p w14:paraId="75F819D9" w14:textId="77777777" w:rsidR="00733F31" w:rsidRPr="00733F31" w:rsidRDefault="00733F31" w:rsidP="00733F31">
      <w:pPr>
        <w:spacing w:after="0" w:line="240" w:lineRule="auto"/>
        <w:jc w:val="center"/>
        <w:rPr>
          <w:rFonts w:eastAsia="Times New Roman"/>
          <w:b/>
          <w:sz w:val="24"/>
        </w:rPr>
      </w:pPr>
      <w:r w:rsidRPr="00733F31">
        <w:rPr>
          <w:rFonts w:eastAsia="Times New Roman"/>
          <w:b/>
          <w:sz w:val="24"/>
        </w:rPr>
        <w:lastRenderedPageBreak/>
        <w:t>LIST OF TABLES</w:t>
      </w:r>
    </w:p>
    <w:p w14:paraId="4A0484FB" w14:textId="77777777" w:rsidR="00733F31" w:rsidRPr="00733F31" w:rsidRDefault="00733F31" w:rsidP="00733F31">
      <w:pPr>
        <w:spacing w:after="0" w:line="240" w:lineRule="auto"/>
        <w:jc w:val="center"/>
        <w:rPr>
          <w:rFonts w:eastAsia="Times New Roman"/>
          <w:sz w:val="24"/>
        </w:rPr>
      </w:pPr>
    </w:p>
    <w:p w14:paraId="2A6E616F" w14:textId="14D8B819" w:rsidR="00733F31" w:rsidRPr="00733F31" w:rsidRDefault="00815104" w:rsidP="00733F31">
      <w:pPr>
        <w:numPr>
          <w:ilvl w:val="0"/>
          <w:numId w:val="3"/>
        </w:numPr>
        <w:tabs>
          <w:tab w:val="right" w:leader="dot" w:pos="9101"/>
          <w:tab w:val="right" w:pos="9288"/>
        </w:tabs>
        <w:spacing w:after="0" w:line="240" w:lineRule="auto"/>
        <w:contextualSpacing/>
        <w:rPr>
          <w:rFonts w:eastAsia="Times New Roman"/>
          <w:sz w:val="24"/>
        </w:rPr>
      </w:pPr>
      <w:r w:rsidRPr="00815104">
        <w:rPr>
          <w:sz w:val="24"/>
        </w:rPr>
        <w:t>Installing and Configuring JDK</w:t>
      </w:r>
      <w:r w:rsidR="00E15137">
        <w:rPr>
          <w:rFonts w:eastAsia="Times New Roman"/>
          <w:sz w:val="24"/>
        </w:rPr>
        <w:tab/>
      </w:r>
      <w:r w:rsidR="00E15137">
        <w:rPr>
          <w:rFonts w:eastAsia="Times New Roman"/>
          <w:sz w:val="24"/>
        </w:rPr>
        <w:tab/>
        <w:t>46</w:t>
      </w:r>
    </w:p>
    <w:p w14:paraId="679CA767" w14:textId="77777777" w:rsidR="00733F31" w:rsidRPr="00733F31" w:rsidRDefault="00733F31" w:rsidP="00733F31">
      <w:pPr>
        <w:tabs>
          <w:tab w:val="right" w:leader="dot" w:pos="9101"/>
          <w:tab w:val="right" w:pos="9288"/>
        </w:tabs>
        <w:spacing w:after="0" w:line="240" w:lineRule="auto"/>
        <w:rPr>
          <w:rFonts w:eastAsia="Times New Roman"/>
          <w:sz w:val="24"/>
        </w:rPr>
      </w:pPr>
    </w:p>
    <w:p w14:paraId="7FCF1094" w14:textId="79F87908" w:rsidR="00733F31" w:rsidRPr="00733F31" w:rsidRDefault="00815104" w:rsidP="00733F31">
      <w:pPr>
        <w:numPr>
          <w:ilvl w:val="0"/>
          <w:numId w:val="3"/>
        </w:numPr>
        <w:tabs>
          <w:tab w:val="right" w:leader="dot" w:pos="9101"/>
          <w:tab w:val="right" w:pos="9288"/>
        </w:tabs>
        <w:spacing w:after="0" w:line="240" w:lineRule="auto"/>
        <w:contextualSpacing/>
        <w:rPr>
          <w:rFonts w:eastAsia="Times New Roman"/>
          <w:sz w:val="24"/>
        </w:rPr>
      </w:pPr>
      <w:r w:rsidRPr="00815104">
        <w:rPr>
          <w:sz w:val="24"/>
        </w:rPr>
        <w:t>Installing and Configuring Apache-Tomcat</w:t>
      </w:r>
      <w:r w:rsidR="00E15137">
        <w:rPr>
          <w:rFonts w:eastAsia="Times New Roman"/>
          <w:sz w:val="24"/>
        </w:rPr>
        <w:tab/>
      </w:r>
      <w:r w:rsidR="00E15137">
        <w:rPr>
          <w:rFonts w:eastAsia="Times New Roman"/>
          <w:sz w:val="24"/>
        </w:rPr>
        <w:tab/>
        <w:t>47</w:t>
      </w:r>
    </w:p>
    <w:p w14:paraId="45BBE8C3" w14:textId="77777777" w:rsidR="00733F31" w:rsidRPr="00733F31" w:rsidRDefault="00733F31" w:rsidP="00733F31">
      <w:pPr>
        <w:tabs>
          <w:tab w:val="right" w:leader="dot" w:pos="9101"/>
          <w:tab w:val="right" w:pos="9288"/>
        </w:tabs>
        <w:spacing w:after="0" w:line="240" w:lineRule="auto"/>
        <w:rPr>
          <w:rFonts w:eastAsia="Times New Roman"/>
          <w:sz w:val="24"/>
        </w:rPr>
      </w:pPr>
    </w:p>
    <w:p w14:paraId="54DD695D" w14:textId="78DD2408" w:rsidR="00733F31" w:rsidRPr="00733F31" w:rsidRDefault="00815104" w:rsidP="00733F31">
      <w:pPr>
        <w:numPr>
          <w:ilvl w:val="0"/>
          <w:numId w:val="3"/>
        </w:numPr>
        <w:tabs>
          <w:tab w:val="right" w:leader="dot" w:pos="9101"/>
          <w:tab w:val="right" w:pos="9288"/>
        </w:tabs>
        <w:spacing w:after="0" w:line="240" w:lineRule="auto"/>
        <w:contextualSpacing/>
        <w:rPr>
          <w:rFonts w:eastAsia="Times New Roman"/>
          <w:sz w:val="24"/>
        </w:rPr>
      </w:pPr>
      <w:r w:rsidRPr="00815104">
        <w:rPr>
          <w:sz w:val="24"/>
        </w:rPr>
        <w:t>Installing Spring Framework</w:t>
      </w:r>
      <w:r w:rsidR="00E15137">
        <w:rPr>
          <w:rFonts w:eastAsia="Times New Roman"/>
          <w:sz w:val="24"/>
        </w:rPr>
        <w:tab/>
      </w:r>
      <w:r w:rsidR="00E15137">
        <w:rPr>
          <w:rFonts w:eastAsia="Times New Roman"/>
          <w:sz w:val="24"/>
        </w:rPr>
        <w:tab/>
        <w:t>48</w:t>
      </w:r>
    </w:p>
    <w:p w14:paraId="4D1FFD89" w14:textId="77777777" w:rsidR="00733F31" w:rsidRPr="00733F31" w:rsidRDefault="00733F31" w:rsidP="00733F31">
      <w:pPr>
        <w:tabs>
          <w:tab w:val="right" w:leader="dot" w:pos="9101"/>
          <w:tab w:val="right" w:pos="9288"/>
        </w:tabs>
        <w:spacing w:after="0" w:line="240" w:lineRule="auto"/>
        <w:rPr>
          <w:rFonts w:eastAsia="Times New Roman"/>
          <w:sz w:val="24"/>
        </w:rPr>
      </w:pPr>
    </w:p>
    <w:p w14:paraId="5F4E480F" w14:textId="7C878819" w:rsidR="00733F31" w:rsidRPr="00733F31" w:rsidRDefault="00815104" w:rsidP="00733F31">
      <w:pPr>
        <w:numPr>
          <w:ilvl w:val="0"/>
          <w:numId w:val="3"/>
        </w:numPr>
        <w:tabs>
          <w:tab w:val="right" w:leader="dot" w:pos="9101"/>
          <w:tab w:val="right" w:pos="9288"/>
        </w:tabs>
        <w:spacing w:after="0" w:line="240" w:lineRule="auto"/>
        <w:contextualSpacing/>
        <w:rPr>
          <w:rFonts w:eastAsia="Times New Roman"/>
          <w:sz w:val="24"/>
        </w:rPr>
      </w:pPr>
      <w:r w:rsidRPr="00815104">
        <w:rPr>
          <w:sz w:val="24"/>
        </w:rPr>
        <w:t>Student Registration</w:t>
      </w:r>
      <w:r w:rsidR="00E15137">
        <w:rPr>
          <w:rFonts w:eastAsia="Times New Roman"/>
          <w:sz w:val="24"/>
        </w:rPr>
        <w:tab/>
      </w:r>
      <w:r w:rsidR="00E15137">
        <w:rPr>
          <w:rFonts w:eastAsia="Times New Roman"/>
          <w:sz w:val="24"/>
        </w:rPr>
        <w:tab/>
        <w:t>49</w:t>
      </w:r>
    </w:p>
    <w:p w14:paraId="592F58BD" w14:textId="77777777" w:rsidR="00733F31" w:rsidRPr="00733F31" w:rsidRDefault="00733F31" w:rsidP="00733F31">
      <w:pPr>
        <w:tabs>
          <w:tab w:val="right" w:leader="dot" w:pos="9101"/>
          <w:tab w:val="right" w:pos="9288"/>
        </w:tabs>
        <w:spacing w:after="0" w:line="240" w:lineRule="auto"/>
        <w:rPr>
          <w:rFonts w:eastAsia="Times New Roman"/>
          <w:sz w:val="24"/>
        </w:rPr>
      </w:pPr>
    </w:p>
    <w:p w14:paraId="086C3D14" w14:textId="65B978C0" w:rsidR="00733F31" w:rsidRPr="00733F31" w:rsidRDefault="00815104" w:rsidP="00733F31">
      <w:pPr>
        <w:numPr>
          <w:ilvl w:val="0"/>
          <w:numId w:val="3"/>
        </w:numPr>
        <w:tabs>
          <w:tab w:val="right" w:leader="dot" w:pos="9101"/>
          <w:tab w:val="right" w:pos="9288"/>
        </w:tabs>
        <w:spacing w:after="0" w:line="240" w:lineRule="auto"/>
        <w:contextualSpacing/>
        <w:rPr>
          <w:rFonts w:eastAsia="Times New Roman"/>
          <w:sz w:val="24"/>
        </w:rPr>
      </w:pPr>
      <w:r w:rsidRPr="00815104">
        <w:rPr>
          <w:sz w:val="24"/>
        </w:rPr>
        <w:t>Student Login</w:t>
      </w:r>
      <w:r w:rsidR="00E15137">
        <w:rPr>
          <w:rFonts w:eastAsia="Times New Roman"/>
          <w:sz w:val="24"/>
        </w:rPr>
        <w:tab/>
      </w:r>
      <w:r w:rsidR="00E15137">
        <w:rPr>
          <w:rFonts w:eastAsia="Times New Roman"/>
          <w:sz w:val="24"/>
        </w:rPr>
        <w:tab/>
        <w:t>50</w:t>
      </w:r>
    </w:p>
    <w:p w14:paraId="3B6FE9C1" w14:textId="77777777" w:rsidR="00733F31" w:rsidRPr="00733F31" w:rsidRDefault="00733F31" w:rsidP="00733F31">
      <w:pPr>
        <w:tabs>
          <w:tab w:val="right" w:leader="dot" w:pos="9101"/>
          <w:tab w:val="right" w:pos="9288"/>
        </w:tabs>
        <w:spacing w:after="0" w:line="240" w:lineRule="auto"/>
        <w:rPr>
          <w:rFonts w:eastAsia="Times New Roman"/>
          <w:sz w:val="24"/>
        </w:rPr>
      </w:pPr>
    </w:p>
    <w:p w14:paraId="4C14B49B" w14:textId="3A542B62" w:rsidR="00733F31" w:rsidRPr="00815104" w:rsidRDefault="00815104" w:rsidP="00815104">
      <w:pPr>
        <w:numPr>
          <w:ilvl w:val="0"/>
          <w:numId w:val="3"/>
        </w:numPr>
        <w:tabs>
          <w:tab w:val="right" w:leader="dot" w:pos="9101"/>
          <w:tab w:val="right" w:pos="9288"/>
        </w:tabs>
        <w:spacing w:after="0" w:line="240" w:lineRule="auto"/>
        <w:contextualSpacing/>
        <w:rPr>
          <w:rFonts w:eastAsia="Times New Roman"/>
          <w:sz w:val="24"/>
        </w:rPr>
      </w:pPr>
      <w:r w:rsidRPr="00815104">
        <w:rPr>
          <w:sz w:val="24"/>
        </w:rPr>
        <w:t>Student Enrollment</w:t>
      </w:r>
      <w:r w:rsidR="00E15137">
        <w:rPr>
          <w:rFonts w:eastAsia="Times New Roman"/>
          <w:sz w:val="24"/>
        </w:rPr>
        <w:tab/>
      </w:r>
      <w:r w:rsidR="00E15137">
        <w:rPr>
          <w:rFonts w:eastAsia="Times New Roman"/>
          <w:sz w:val="24"/>
        </w:rPr>
        <w:tab/>
        <w:t>51</w:t>
      </w:r>
    </w:p>
    <w:p w14:paraId="21C81EAF" w14:textId="51A7830C" w:rsidR="007F5218" w:rsidRPr="007F5218" w:rsidRDefault="007F5218" w:rsidP="00815104">
      <w:pPr>
        <w:pStyle w:val="ListParagraph"/>
        <w:tabs>
          <w:tab w:val="right" w:leader="dot" w:pos="9101"/>
          <w:tab w:val="right" w:pos="9288"/>
        </w:tabs>
        <w:spacing w:after="0" w:line="240" w:lineRule="auto"/>
        <w:rPr>
          <w:sz w:val="24"/>
        </w:rPr>
      </w:pPr>
    </w:p>
    <w:p w14:paraId="68B9EFBB" w14:textId="15BB3ABE" w:rsidR="00815104" w:rsidRPr="00815104" w:rsidRDefault="00815104" w:rsidP="00815104">
      <w:pPr>
        <w:numPr>
          <w:ilvl w:val="0"/>
          <w:numId w:val="3"/>
        </w:numPr>
        <w:tabs>
          <w:tab w:val="right" w:leader="dot" w:pos="9101"/>
          <w:tab w:val="right" w:pos="9288"/>
        </w:tabs>
        <w:spacing w:after="0" w:line="240" w:lineRule="auto"/>
        <w:contextualSpacing/>
        <w:rPr>
          <w:rFonts w:eastAsia="Times New Roman"/>
          <w:sz w:val="24"/>
        </w:rPr>
      </w:pPr>
      <w:r w:rsidRPr="00815104">
        <w:rPr>
          <w:sz w:val="24"/>
        </w:rPr>
        <w:t>Student Drop the Course</w:t>
      </w:r>
      <w:r w:rsidR="00E15137">
        <w:rPr>
          <w:rFonts w:eastAsia="Times New Roman"/>
          <w:sz w:val="24"/>
        </w:rPr>
        <w:tab/>
      </w:r>
      <w:r w:rsidR="00E15137">
        <w:rPr>
          <w:rFonts w:eastAsia="Times New Roman"/>
          <w:sz w:val="24"/>
        </w:rPr>
        <w:tab/>
        <w:t>52</w:t>
      </w:r>
    </w:p>
    <w:p w14:paraId="51618C3A" w14:textId="77777777" w:rsidR="00733F31" w:rsidRDefault="00733F31" w:rsidP="003E17F3">
      <w:pPr>
        <w:spacing w:after="0" w:line="240" w:lineRule="auto"/>
        <w:jc w:val="center"/>
        <w:rPr>
          <w:rFonts w:eastAsia="Times New Roman"/>
          <w:sz w:val="24"/>
        </w:rPr>
      </w:pPr>
    </w:p>
    <w:p w14:paraId="5A8DFB29" w14:textId="52EC66A9" w:rsidR="00815104" w:rsidRPr="00815104" w:rsidRDefault="00815104" w:rsidP="00815104">
      <w:pPr>
        <w:numPr>
          <w:ilvl w:val="0"/>
          <w:numId w:val="3"/>
        </w:numPr>
        <w:tabs>
          <w:tab w:val="right" w:leader="dot" w:pos="9101"/>
          <w:tab w:val="right" w:pos="9288"/>
        </w:tabs>
        <w:spacing w:after="0" w:line="240" w:lineRule="auto"/>
        <w:contextualSpacing/>
        <w:rPr>
          <w:rFonts w:eastAsia="Times New Roman"/>
          <w:sz w:val="24"/>
        </w:rPr>
      </w:pPr>
      <w:r w:rsidRPr="00815104">
        <w:rPr>
          <w:sz w:val="24"/>
        </w:rPr>
        <w:t xml:space="preserve">View </w:t>
      </w:r>
      <w:r>
        <w:rPr>
          <w:sz w:val="24"/>
        </w:rPr>
        <w:t>G</w:t>
      </w:r>
      <w:r w:rsidRPr="00815104">
        <w:rPr>
          <w:sz w:val="24"/>
        </w:rPr>
        <w:t>rade</w:t>
      </w:r>
      <w:r w:rsidR="00E15137">
        <w:rPr>
          <w:rFonts w:eastAsia="Times New Roman"/>
          <w:sz w:val="24"/>
        </w:rPr>
        <w:tab/>
      </w:r>
      <w:r w:rsidR="00E15137">
        <w:rPr>
          <w:rFonts w:eastAsia="Times New Roman"/>
          <w:sz w:val="24"/>
        </w:rPr>
        <w:tab/>
        <w:t>53</w:t>
      </w:r>
    </w:p>
    <w:p w14:paraId="264D78D2" w14:textId="77777777" w:rsidR="00733F31" w:rsidRDefault="00733F31" w:rsidP="003E17F3">
      <w:pPr>
        <w:spacing w:after="0" w:line="240" w:lineRule="auto"/>
        <w:jc w:val="center"/>
        <w:rPr>
          <w:rFonts w:eastAsia="Times New Roman"/>
          <w:sz w:val="24"/>
        </w:rPr>
      </w:pPr>
    </w:p>
    <w:p w14:paraId="07BB7F9E" w14:textId="68862577" w:rsidR="00815104" w:rsidRPr="00815104" w:rsidRDefault="00815104" w:rsidP="00815104">
      <w:pPr>
        <w:numPr>
          <w:ilvl w:val="0"/>
          <w:numId w:val="3"/>
        </w:numPr>
        <w:tabs>
          <w:tab w:val="right" w:leader="dot" w:pos="9101"/>
          <w:tab w:val="right" w:pos="9288"/>
        </w:tabs>
        <w:spacing w:after="0" w:line="240" w:lineRule="auto"/>
        <w:contextualSpacing/>
        <w:rPr>
          <w:rFonts w:eastAsia="Times New Roman"/>
          <w:sz w:val="24"/>
        </w:rPr>
      </w:pPr>
      <w:r w:rsidRPr="00815104">
        <w:rPr>
          <w:sz w:val="24"/>
        </w:rPr>
        <w:t>View Schedule</w:t>
      </w:r>
      <w:r w:rsidR="00E15137">
        <w:rPr>
          <w:rFonts w:eastAsia="Times New Roman"/>
          <w:sz w:val="24"/>
        </w:rPr>
        <w:tab/>
      </w:r>
      <w:r w:rsidR="00E15137">
        <w:rPr>
          <w:rFonts w:eastAsia="Times New Roman"/>
          <w:sz w:val="24"/>
        </w:rPr>
        <w:tab/>
        <w:t>54</w:t>
      </w:r>
    </w:p>
    <w:p w14:paraId="0520CB69" w14:textId="77777777" w:rsidR="00733F31" w:rsidRDefault="00733F31" w:rsidP="003E17F3">
      <w:pPr>
        <w:spacing w:after="0" w:line="240" w:lineRule="auto"/>
        <w:jc w:val="center"/>
        <w:rPr>
          <w:rFonts w:eastAsia="Times New Roman"/>
          <w:sz w:val="24"/>
        </w:rPr>
      </w:pPr>
    </w:p>
    <w:p w14:paraId="03503AB3" w14:textId="15BA8EBE" w:rsidR="00815104" w:rsidRPr="00815104" w:rsidRDefault="00815104" w:rsidP="00815104">
      <w:pPr>
        <w:numPr>
          <w:ilvl w:val="0"/>
          <w:numId w:val="3"/>
        </w:numPr>
        <w:tabs>
          <w:tab w:val="right" w:leader="dot" w:pos="9101"/>
          <w:tab w:val="right" w:pos="9288"/>
        </w:tabs>
        <w:spacing w:after="0" w:line="240" w:lineRule="auto"/>
        <w:contextualSpacing/>
        <w:rPr>
          <w:rFonts w:eastAsia="Times New Roman"/>
          <w:sz w:val="24"/>
        </w:rPr>
      </w:pPr>
      <w:r w:rsidRPr="00815104">
        <w:rPr>
          <w:sz w:val="24"/>
        </w:rPr>
        <w:t>Change Personal Information</w:t>
      </w:r>
      <w:r w:rsidR="00E15137">
        <w:rPr>
          <w:rFonts w:eastAsia="Times New Roman"/>
          <w:sz w:val="24"/>
        </w:rPr>
        <w:tab/>
      </w:r>
      <w:r w:rsidR="00E15137">
        <w:rPr>
          <w:rFonts w:eastAsia="Times New Roman"/>
          <w:sz w:val="24"/>
        </w:rPr>
        <w:tab/>
        <w:t>55</w:t>
      </w:r>
    </w:p>
    <w:p w14:paraId="56283AAF" w14:textId="77777777" w:rsidR="00733F31" w:rsidRDefault="00733F31" w:rsidP="003E17F3">
      <w:pPr>
        <w:spacing w:after="0" w:line="240" w:lineRule="auto"/>
        <w:jc w:val="center"/>
        <w:rPr>
          <w:rFonts w:eastAsia="Times New Roman"/>
          <w:sz w:val="24"/>
        </w:rPr>
      </w:pPr>
    </w:p>
    <w:p w14:paraId="46869EA5" w14:textId="78B8CFC1" w:rsidR="00815104" w:rsidRPr="00815104" w:rsidRDefault="00815104" w:rsidP="00815104">
      <w:pPr>
        <w:numPr>
          <w:ilvl w:val="0"/>
          <w:numId w:val="3"/>
        </w:numPr>
        <w:tabs>
          <w:tab w:val="right" w:leader="dot" w:pos="9101"/>
          <w:tab w:val="right" w:pos="9288"/>
        </w:tabs>
        <w:spacing w:after="0" w:line="240" w:lineRule="auto"/>
        <w:contextualSpacing/>
        <w:rPr>
          <w:rFonts w:eastAsia="Times New Roman"/>
          <w:sz w:val="24"/>
        </w:rPr>
      </w:pPr>
      <w:r w:rsidRPr="00815104">
        <w:rPr>
          <w:sz w:val="24"/>
        </w:rPr>
        <w:t>Teacher Registration</w:t>
      </w:r>
      <w:r w:rsidR="00E15137">
        <w:rPr>
          <w:rFonts w:eastAsia="Times New Roman"/>
          <w:sz w:val="24"/>
        </w:rPr>
        <w:tab/>
      </w:r>
      <w:r w:rsidR="00E15137">
        <w:rPr>
          <w:rFonts w:eastAsia="Times New Roman"/>
          <w:sz w:val="24"/>
        </w:rPr>
        <w:tab/>
        <w:t>56</w:t>
      </w:r>
    </w:p>
    <w:p w14:paraId="6060269C" w14:textId="77777777" w:rsidR="00733F31" w:rsidRDefault="00733F31" w:rsidP="003E17F3">
      <w:pPr>
        <w:spacing w:after="0" w:line="240" w:lineRule="auto"/>
        <w:jc w:val="center"/>
        <w:rPr>
          <w:rFonts w:eastAsia="Times New Roman"/>
          <w:sz w:val="24"/>
        </w:rPr>
      </w:pPr>
    </w:p>
    <w:p w14:paraId="5F1693B8" w14:textId="4D68B920" w:rsidR="00815104" w:rsidRPr="00815104" w:rsidRDefault="00815104" w:rsidP="00815104">
      <w:pPr>
        <w:numPr>
          <w:ilvl w:val="0"/>
          <w:numId w:val="3"/>
        </w:numPr>
        <w:tabs>
          <w:tab w:val="right" w:leader="dot" w:pos="9101"/>
          <w:tab w:val="right" w:pos="9288"/>
        </w:tabs>
        <w:spacing w:after="0" w:line="240" w:lineRule="auto"/>
        <w:contextualSpacing/>
        <w:rPr>
          <w:rFonts w:eastAsia="Times New Roman"/>
          <w:sz w:val="24"/>
        </w:rPr>
      </w:pPr>
      <w:r>
        <w:rPr>
          <w:sz w:val="24"/>
        </w:rPr>
        <w:t>Teacher Login</w:t>
      </w:r>
      <w:r w:rsidR="00E15137">
        <w:rPr>
          <w:rFonts w:eastAsia="Times New Roman"/>
          <w:sz w:val="24"/>
        </w:rPr>
        <w:tab/>
      </w:r>
      <w:r w:rsidR="00E15137">
        <w:rPr>
          <w:rFonts w:eastAsia="Times New Roman"/>
          <w:sz w:val="24"/>
        </w:rPr>
        <w:tab/>
        <w:t>57</w:t>
      </w:r>
    </w:p>
    <w:p w14:paraId="63B6231C" w14:textId="77777777" w:rsidR="00733F31" w:rsidRDefault="00733F31" w:rsidP="003E17F3">
      <w:pPr>
        <w:spacing w:after="0" w:line="240" w:lineRule="auto"/>
        <w:jc w:val="center"/>
        <w:rPr>
          <w:rFonts w:eastAsia="Times New Roman"/>
          <w:sz w:val="24"/>
        </w:rPr>
      </w:pPr>
    </w:p>
    <w:p w14:paraId="4EFC370F" w14:textId="44B640A6" w:rsidR="00815104" w:rsidRPr="00815104" w:rsidRDefault="00815104" w:rsidP="00815104">
      <w:pPr>
        <w:numPr>
          <w:ilvl w:val="0"/>
          <w:numId w:val="3"/>
        </w:numPr>
        <w:tabs>
          <w:tab w:val="right" w:leader="dot" w:pos="9101"/>
          <w:tab w:val="right" w:pos="9288"/>
        </w:tabs>
        <w:spacing w:after="0" w:line="240" w:lineRule="auto"/>
        <w:contextualSpacing/>
        <w:rPr>
          <w:rFonts w:eastAsia="Times New Roman"/>
          <w:sz w:val="24"/>
        </w:rPr>
      </w:pPr>
      <w:r>
        <w:rPr>
          <w:sz w:val="24"/>
        </w:rPr>
        <w:t>Drop Student</w:t>
      </w:r>
      <w:r w:rsidR="00E15137">
        <w:rPr>
          <w:rFonts w:eastAsia="Times New Roman"/>
          <w:sz w:val="24"/>
        </w:rPr>
        <w:tab/>
      </w:r>
      <w:r w:rsidR="00E15137">
        <w:rPr>
          <w:rFonts w:eastAsia="Times New Roman"/>
          <w:sz w:val="24"/>
        </w:rPr>
        <w:tab/>
        <w:t>58</w:t>
      </w:r>
    </w:p>
    <w:p w14:paraId="5D6DCD59" w14:textId="77777777" w:rsidR="00733F31" w:rsidRDefault="00733F31" w:rsidP="003E17F3">
      <w:pPr>
        <w:spacing w:after="0" w:line="240" w:lineRule="auto"/>
        <w:jc w:val="center"/>
        <w:rPr>
          <w:rFonts w:eastAsia="Times New Roman"/>
          <w:sz w:val="24"/>
        </w:rPr>
      </w:pPr>
    </w:p>
    <w:p w14:paraId="5735195B" w14:textId="53D90EEE" w:rsidR="00815104" w:rsidRPr="00815104" w:rsidRDefault="00815104" w:rsidP="00815104">
      <w:pPr>
        <w:numPr>
          <w:ilvl w:val="0"/>
          <w:numId w:val="3"/>
        </w:numPr>
        <w:tabs>
          <w:tab w:val="right" w:leader="dot" w:pos="9101"/>
          <w:tab w:val="right" w:pos="9288"/>
        </w:tabs>
        <w:spacing w:after="0" w:line="240" w:lineRule="auto"/>
        <w:contextualSpacing/>
        <w:rPr>
          <w:rFonts w:eastAsia="Times New Roman"/>
          <w:sz w:val="24"/>
        </w:rPr>
      </w:pPr>
      <w:r>
        <w:rPr>
          <w:sz w:val="24"/>
        </w:rPr>
        <w:t>Add Grade</w:t>
      </w:r>
      <w:r w:rsidR="00E15137">
        <w:rPr>
          <w:rFonts w:eastAsia="Times New Roman"/>
          <w:sz w:val="24"/>
        </w:rPr>
        <w:tab/>
      </w:r>
      <w:r w:rsidR="00E15137">
        <w:rPr>
          <w:rFonts w:eastAsia="Times New Roman"/>
          <w:sz w:val="24"/>
        </w:rPr>
        <w:tab/>
        <w:t>59</w:t>
      </w:r>
    </w:p>
    <w:p w14:paraId="586BC9EA" w14:textId="77777777" w:rsidR="00733F31" w:rsidRDefault="00733F31" w:rsidP="003E17F3">
      <w:pPr>
        <w:spacing w:after="0" w:line="240" w:lineRule="auto"/>
        <w:jc w:val="center"/>
        <w:rPr>
          <w:rFonts w:eastAsia="Times New Roman"/>
          <w:sz w:val="24"/>
        </w:rPr>
      </w:pPr>
    </w:p>
    <w:p w14:paraId="676BF795" w14:textId="03A9C891" w:rsidR="00815104" w:rsidRPr="00815104" w:rsidRDefault="00815104" w:rsidP="00815104">
      <w:pPr>
        <w:numPr>
          <w:ilvl w:val="0"/>
          <w:numId w:val="3"/>
        </w:numPr>
        <w:tabs>
          <w:tab w:val="right" w:leader="dot" w:pos="9101"/>
          <w:tab w:val="right" w:pos="9288"/>
        </w:tabs>
        <w:spacing w:after="0" w:line="240" w:lineRule="auto"/>
        <w:contextualSpacing/>
        <w:rPr>
          <w:rFonts w:eastAsia="Times New Roman"/>
          <w:sz w:val="24"/>
        </w:rPr>
      </w:pPr>
      <w:r>
        <w:rPr>
          <w:sz w:val="24"/>
        </w:rPr>
        <w:t>Add Term</w:t>
      </w:r>
      <w:r w:rsidR="00E15137">
        <w:rPr>
          <w:rFonts w:eastAsia="Times New Roman"/>
          <w:sz w:val="24"/>
        </w:rPr>
        <w:tab/>
      </w:r>
      <w:r w:rsidR="00E15137">
        <w:rPr>
          <w:rFonts w:eastAsia="Times New Roman"/>
          <w:sz w:val="24"/>
        </w:rPr>
        <w:tab/>
        <w:t>60</w:t>
      </w:r>
    </w:p>
    <w:p w14:paraId="3A2DF624" w14:textId="77777777" w:rsidR="00733F31" w:rsidRDefault="00733F31" w:rsidP="003E17F3">
      <w:pPr>
        <w:spacing w:after="0" w:line="240" w:lineRule="auto"/>
        <w:jc w:val="center"/>
        <w:rPr>
          <w:rFonts w:eastAsia="Times New Roman"/>
          <w:sz w:val="24"/>
        </w:rPr>
      </w:pPr>
    </w:p>
    <w:p w14:paraId="3DDD676C" w14:textId="08972588" w:rsidR="00815104" w:rsidRPr="00815104" w:rsidRDefault="00815104" w:rsidP="00815104">
      <w:pPr>
        <w:numPr>
          <w:ilvl w:val="0"/>
          <w:numId w:val="3"/>
        </w:numPr>
        <w:tabs>
          <w:tab w:val="right" w:leader="dot" w:pos="9101"/>
          <w:tab w:val="right" w:pos="9288"/>
        </w:tabs>
        <w:spacing w:after="0" w:line="240" w:lineRule="auto"/>
        <w:contextualSpacing/>
        <w:rPr>
          <w:rFonts w:eastAsia="Times New Roman"/>
          <w:sz w:val="24"/>
        </w:rPr>
      </w:pPr>
      <w:r>
        <w:rPr>
          <w:sz w:val="24"/>
        </w:rPr>
        <w:t>Add Department</w:t>
      </w:r>
      <w:r w:rsidR="00E15137">
        <w:rPr>
          <w:rFonts w:eastAsia="Times New Roman"/>
          <w:sz w:val="24"/>
        </w:rPr>
        <w:tab/>
      </w:r>
      <w:r w:rsidR="00E15137">
        <w:rPr>
          <w:rFonts w:eastAsia="Times New Roman"/>
          <w:sz w:val="24"/>
        </w:rPr>
        <w:tab/>
        <w:t>61</w:t>
      </w:r>
    </w:p>
    <w:p w14:paraId="10489EA5" w14:textId="77777777" w:rsidR="00733F31" w:rsidRDefault="00733F31" w:rsidP="003E17F3">
      <w:pPr>
        <w:spacing w:after="0" w:line="240" w:lineRule="auto"/>
        <w:jc w:val="center"/>
        <w:rPr>
          <w:rFonts w:eastAsia="Times New Roman"/>
          <w:sz w:val="24"/>
        </w:rPr>
      </w:pPr>
    </w:p>
    <w:p w14:paraId="3D2234DB" w14:textId="73600461" w:rsidR="00815104" w:rsidRPr="00815104" w:rsidRDefault="00815104" w:rsidP="00815104">
      <w:pPr>
        <w:numPr>
          <w:ilvl w:val="0"/>
          <w:numId w:val="3"/>
        </w:numPr>
        <w:tabs>
          <w:tab w:val="right" w:leader="dot" w:pos="9101"/>
          <w:tab w:val="right" w:pos="9288"/>
        </w:tabs>
        <w:spacing w:after="0" w:line="240" w:lineRule="auto"/>
        <w:contextualSpacing/>
        <w:rPr>
          <w:rFonts w:eastAsia="Times New Roman"/>
          <w:sz w:val="24"/>
        </w:rPr>
      </w:pPr>
      <w:r>
        <w:rPr>
          <w:sz w:val="24"/>
        </w:rPr>
        <w:t>Add Course</w:t>
      </w:r>
      <w:r w:rsidR="00E15137">
        <w:rPr>
          <w:rFonts w:eastAsia="Times New Roman"/>
          <w:sz w:val="24"/>
        </w:rPr>
        <w:tab/>
      </w:r>
      <w:r w:rsidR="00E15137">
        <w:rPr>
          <w:rFonts w:eastAsia="Times New Roman"/>
          <w:sz w:val="24"/>
        </w:rPr>
        <w:tab/>
        <w:t>62</w:t>
      </w:r>
    </w:p>
    <w:p w14:paraId="4CFAD211" w14:textId="77777777" w:rsidR="00733F31" w:rsidRDefault="00733F31" w:rsidP="003E17F3">
      <w:pPr>
        <w:spacing w:after="0" w:line="240" w:lineRule="auto"/>
        <w:jc w:val="center"/>
        <w:rPr>
          <w:rFonts w:eastAsia="Times New Roman"/>
          <w:sz w:val="24"/>
        </w:rPr>
      </w:pPr>
    </w:p>
    <w:p w14:paraId="5B1DE555" w14:textId="61AACD3E" w:rsidR="00815104" w:rsidRPr="00815104" w:rsidRDefault="00815104" w:rsidP="00815104">
      <w:pPr>
        <w:numPr>
          <w:ilvl w:val="0"/>
          <w:numId w:val="3"/>
        </w:numPr>
        <w:tabs>
          <w:tab w:val="right" w:leader="dot" w:pos="9101"/>
          <w:tab w:val="right" w:pos="9288"/>
        </w:tabs>
        <w:spacing w:after="0" w:line="240" w:lineRule="auto"/>
        <w:contextualSpacing/>
        <w:rPr>
          <w:rFonts w:eastAsia="Times New Roman"/>
          <w:sz w:val="24"/>
        </w:rPr>
      </w:pPr>
      <w:r>
        <w:rPr>
          <w:sz w:val="24"/>
        </w:rPr>
        <w:t>Manage Class Location</w:t>
      </w:r>
      <w:r w:rsidR="00E15137">
        <w:rPr>
          <w:rFonts w:eastAsia="Times New Roman"/>
          <w:sz w:val="24"/>
        </w:rPr>
        <w:tab/>
      </w:r>
      <w:r w:rsidR="00E15137">
        <w:rPr>
          <w:rFonts w:eastAsia="Times New Roman"/>
          <w:sz w:val="24"/>
        </w:rPr>
        <w:tab/>
        <w:t>63</w:t>
      </w:r>
    </w:p>
    <w:p w14:paraId="4D59C3DF" w14:textId="77777777" w:rsidR="00733F31" w:rsidRDefault="00733F31" w:rsidP="003E17F3">
      <w:pPr>
        <w:spacing w:after="0" w:line="240" w:lineRule="auto"/>
        <w:jc w:val="center"/>
        <w:rPr>
          <w:rFonts w:eastAsia="Times New Roman"/>
          <w:sz w:val="24"/>
        </w:rPr>
      </w:pPr>
    </w:p>
    <w:p w14:paraId="422EB094" w14:textId="1AE030D6" w:rsidR="00815104" w:rsidRPr="00815104" w:rsidRDefault="00815104" w:rsidP="00815104">
      <w:pPr>
        <w:numPr>
          <w:ilvl w:val="0"/>
          <w:numId w:val="3"/>
        </w:numPr>
        <w:tabs>
          <w:tab w:val="right" w:leader="dot" w:pos="9101"/>
          <w:tab w:val="right" w:pos="9288"/>
        </w:tabs>
        <w:spacing w:after="0" w:line="240" w:lineRule="auto"/>
        <w:contextualSpacing/>
        <w:rPr>
          <w:rFonts w:eastAsia="Times New Roman"/>
          <w:sz w:val="24"/>
        </w:rPr>
      </w:pPr>
      <w:r>
        <w:rPr>
          <w:sz w:val="24"/>
        </w:rPr>
        <w:t>Add Time-Slot</w:t>
      </w:r>
      <w:r w:rsidR="00E15137">
        <w:rPr>
          <w:rFonts w:eastAsia="Times New Roman"/>
          <w:sz w:val="24"/>
        </w:rPr>
        <w:tab/>
      </w:r>
      <w:r w:rsidR="00E15137">
        <w:rPr>
          <w:rFonts w:eastAsia="Times New Roman"/>
          <w:sz w:val="24"/>
        </w:rPr>
        <w:tab/>
        <w:t>64</w:t>
      </w:r>
    </w:p>
    <w:p w14:paraId="07BC18DB" w14:textId="77777777" w:rsidR="00733F31" w:rsidRDefault="00733F31" w:rsidP="003E17F3">
      <w:pPr>
        <w:spacing w:after="0" w:line="240" w:lineRule="auto"/>
        <w:jc w:val="center"/>
        <w:rPr>
          <w:rFonts w:eastAsia="Times New Roman"/>
          <w:sz w:val="24"/>
        </w:rPr>
      </w:pPr>
    </w:p>
    <w:p w14:paraId="2A6FBBAE" w14:textId="551AF4EC" w:rsidR="00815104" w:rsidRPr="00815104" w:rsidRDefault="00815104" w:rsidP="00815104">
      <w:pPr>
        <w:numPr>
          <w:ilvl w:val="0"/>
          <w:numId w:val="3"/>
        </w:numPr>
        <w:tabs>
          <w:tab w:val="right" w:leader="dot" w:pos="9101"/>
          <w:tab w:val="right" w:pos="9288"/>
        </w:tabs>
        <w:spacing w:after="0" w:line="240" w:lineRule="auto"/>
        <w:contextualSpacing/>
        <w:rPr>
          <w:rFonts w:eastAsia="Times New Roman"/>
          <w:sz w:val="24"/>
        </w:rPr>
      </w:pPr>
      <w:r>
        <w:rPr>
          <w:sz w:val="24"/>
        </w:rPr>
        <w:t>Manage Course Allocation</w:t>
      </w:r>
      <w:r w:rsidR="00E15137">
        <w:rPr>
          <w:rFonts w:eastAsia="Times New Roman"/>
          <w:sz w:val="24"/>
        </w:rPr>
        <w:tab/>
      </w:r>
      <w:r w:rsidR="00E15137">
        <w:rPr>
          <w:rFonts w:eastAsia="Times New Roman"/>
          <w:sz w:val="24"/>
        </w:rPr>
        <w:tab/>
        <w:t>65</w:t>
      </w:r>
    </w:p>
    <w:p w14:paraId="5612510A" w14:textId="77777777" w:rsidR="00733F31" w:rsidRDefault="00733F31" w:rsidP="003E17F3">
      <w:pPr>
        <w:spacing w:after="0" w:line="240" w:lineRule="auto"/>
        <w:jc w:val="center"/>
        <w:rPr>
          <w:rFonts w:eastAsia="Times New Roman"/>
          <w:sz w:val="24"/>
        </w:rPr>
      </w:pPr>
    </w:p>
    <w:p w14:paraId="17BBD16A" w14:textId="77777777" w:rsidR="00733F31" w:rsidRDefault="00733F31" w:rsidP="003E17F3">
      <w:pPr>
        <w:spacing w:after="0" w:line="240" w:lineRule="auto"/>
        <w:jc w:val="center"/>
        <w:rPr>
          <w:rFonts w:eastAsia="Times New Roman"/>
          <w:sz w:val="24"/>
        </w:rPr>
      </w:pPr>
    </w:p>
    <w:p w14:paraId="1B5D8EC0" w14:textId="77777777" w:rsidR="00733F31" w:rsidRDefault="00733F31" w:rsidP="003E17F3">
      <w:pPr>
        <w:spacing w:after="0" w:line="240" w:lineRule="auto"/>
        <w:jc w:val="center"/>
        <w:rPr>
          <w:rFonts w:eastAsia="Times New Roman"/>
          <w:sz w:val="24"/>
        </w:rPr>
      </w:pPr>
    </w:p>
    <w:p w14:paraId="6F3A1AE9" w14:textId="77777777" w:rsidR="00733F31" w:rsidRDefault="00733F31" w:rsidP="003E17F3">
      <w:pPr>
        <w:spacing w:after="0" w:line="240" w:lineRule="auto"/>
        <w:jc w:val="center"/>
        <w:rPr>
          <w:rFonts w:eastAsia="Times New Roman"/>
          <w:sz w:val="24"/>
        </w:rPr>
      </w:pPr>
    </w:p>
    <w:p w14:paraId="6D4ADF34" w14:textId="59636FC6" w:rsidR="00733F31" w:rsidRDefault="00733F31" w:rsidP="00046D1C">
      <w:pPr>
        <w:spacing w:after="0" w:line="240" w:lineRule="auto"/>
        <w:rPr>
          <w:rFonts w:eastAsia="Times New Roman"/>
          <w:sz w:val="24"/>
        </w:rPr>
      </w:pPr>
    </w:p>
    <w:p w14:paraId="6C61C6E6" w14:textId="77777777" w:rsidR="00733F31" w:rsidRPr="00733F31" w:rsidRDefault="00733F31" w:rsidP="00733F31">
      <w:pPr>
        <w:spacing w:after="0" w:line="240" w:lineRule="auto"/>
        <w:jc w:val="center"/>
        <w:rPr>
          <w:rFonts w:eastAsia="Times New Roman"/>
          <w:b/>
          <w:sz w:val="24"/>
        </w:rPr>
      </w:pPr>
      <w:r w:rsidRPr="00733F31">
        <w:rPr>
          <w:rFonts w:eastAsia="Times New Roman"/>
          <w:b/>
          <w:sz w:val="24"/>
        </w:rPr>
        <w:lastRenderedPageBreak/>
        <w:t>LIST OF FIGURES</w:t>
      </w:r>
    </w:p>
    <w:p w14:paraId="7E184CE1" w14:textId="77777777" w:rsidR="00733F31" w:rsidRPr="00733F31" w:rsidRDefault="00733F31" w:rsidP="00733F31">
      <w:pPr>
        <w:spacing w:after="0" w:line="240" w:lineRule="auto"/>
        <w:jc w:val="center"/>
        <w:rPr>
          <w:rFonts w:eastAsia="Times New Roman"/>
          <w:sz w:val="24"/>
        </w:rPr>
      </w:pPr>
    </w:p>
    <w:p w14:paraId="054A402A" w14:textId="3A960D00" w:rsidR="00733F31" w:rsidRPr="00733F31" w:rsidRDefault="003162FF" w:rsidP="00733F31">
      <w:pPr>
        <w:numPr>
          <w:ilvl w:val="0"/>
          <w:numId w:val="4"/>
        </w:numPr>
        <w:tabs>
          <w:tab w:val="right" w:leader="dot" w:pos="9101"/>
          <w:tab w:val="right" w:pos="9288"/>
        </w:tabs>
        <w:spacing w:after="0" w:line="240" w:lineRule="auto"/>
        <w:contextualSpacing/>
        <w:jc w:val="both"/>
        <w:rPr>
          <w:rFonts w:eastAsiaTheme="majorEastAsia"/>
          <w:bCs/>
          <w:iCs/>
          <w:color w:val="000000" w:themeColor="text1"/>
          <w:kern w:val="24"/>
          <w:sz w:val="24"/>
          <w:lang w:eastAsia="zh-CN"/>
        </w:rPr>
      </w:pPr>
      <w:r>
        <w:rPr>
          <w:rFonts w:eastAsiaTheme="majorEastAsia"/>
          <w:bCs/>
          <w:iCs/>
          <w:color w:val="000000" w:themeColor="text1"/>
          <w:kern w:val="24"/>
          <w:sz w:val="24"/>
          <w:lang w:eastAsia="zh-CN"/>
        </w:rPr>
        <w:t>MVC architecture</w:t>
      </w:r>
      <w:r w:rsidR="00C26B9B">
        <w:rPr>
          <w:rFonts w:eastAsiaTheme="majorEastAsia"/>
          <w:bCs/>
          <w:iCs/>
          <w:color w:val="000000" w:themeColor="text1"/>
          <w:kern w:val="24"/>
          <w:sz w:val="24"/>
          <w:lang w:eastAsia="zh-CN"/>
        </w:rPr>
        <w:tab/>
      </w:r>
      <w:r w:rsidR="00C26B9B">
        <w:rPr>
          <w:rFonts w:eastAsiaTheme="majorEastAsia"/>
          <w:bCs/>
          <w:iCs/>
          <w:color w:val="000000" w:themeColor="text1"/>
          <w:kern w:val="24"/>
          <w:sz w:val="24"/>
          <w:lang w:eastAsia="zh-CN"/>
        </w:rPr>
        <w:tab/>
        <w:t>12</w:t>
      </w:r>
    </w:p>
    <w:p w14:paraId="0C8C3871" w14:textId="77777777" w:rsidR="00733F31" w:rsidRPr="00733F31" w:rsidRDefault="00733F31" w:rsidP="00733F31">
      <w:pPr>
        <w:tabs>
          <w:tab w:val="right" w:leader="dot" w:pos="9101"/>
          <w:tab w:val="right" w:pos="9288"/>
        </w:tabs>
        <w:spacing w:after="0" w:line="240" w:lineRule="auto"/>
        <w:jc w:val="both"/>
        <w:rPr>
          <w:rFonts w:eastAsiaTheme="majorEastAsia"/>
          <w:bCs/>
          <w:iCs/>
          <w:color w:val="000000" w:themeColor="text1"/>
          <w:kern w:val="24"/>
          <w:sz w:val="24"/>
          <w:lang w:eastAsia="zh-CN"/>
        </w:rPr>
      </w:pPr>
    </w:p>
    <w:p w14:paraId="15D70451" w14:textId="0702734D" w:rsidR="00733F31" w:rsidRPr="003162FF" w:rsidRDefault="003162FF" w:rsidP="003162FF">
      <w:pPr>
        <w:numPr>
          <w:ilvl w:val="0"/>
          <w:numId w:val="4"/>
        </w:numPr>
        <w:tabs>
          <w:tab w:val="right" w:leader="dot" w:pos="9101"/>
          <w:tab w:val="right" w:pos="9288"/>
        </w:tabs>
        <w:spacing w:after="0" w:line="240" w:lineRule="auto"/>
        <w:contextualSpacing/>
        <w:jc w:val="both"/>
        <w:rPr>
          <w:rFonts w:eastAsiaTheme="majorEastAsia"/>
          <w:bCs/>
          <w:iCs/>
          <w:color w:val="000000" w:themeColor="text1"/>
          <w:kern w:val="24"/>
          <w:sz w:val="24"/>
          <w:lang w:eastAsia="zh-CN"/>
        </w:rPr>
      </w:pPr>
      <w:r>
        <w:rPr>
          <w:rFonts w:eastAsiaTheme="majorEastAsia"/>
          <w:bCs/>
          <w:iCs/>
          <w:color w:val="000000" w:themeColor="text1"/>
          <w:kern w:val="24"/>
          <w:sz w:val="24"/>
          <w:lang w:eastAsia="zh-CN"/>
        </w:rPr>
        <w:t>Class diagram</w:t>
      </w:r>
      <w:r w:rsidR="00C26B9B">
        <w:rPr>
          <w:rFonts w:eastAsiaTheme="majorEastAsia"/>
          <w:bCs/>
          <w:iCs/>
          <w:color w:val="000000" w:themeColor="text1"/>
          <w:kern w:val="24"/>
          <w:sz w:val="24"/>
          <w:lang w:eastAsia="zh-CN"/>
        </w:rPr>
        <w:tab/>
      </w:r>
      <w:r w:rsidR="00C26B9B">
        <w:rPr>
          <w:rFonts w:eastAsiaTheme="majorEastAsia"/>
          <w:bCs/>
          <w:iCs/>
          <w:color w:val="000000" w:themeColor="text1"/>
          <w:kern w:val="24"/>
          <w:sz w:val="24"/>
          <w:lang w:eastAsia="zh-CN"/>
        </w:rPr>
        <w:tab/>
        <w:t>19</w:t>
      </w:r>
    </w:p>
    <w:p w14:paraId="74CD5F0E" w14:textId="77777777" w:rsidR="00733F31" w:rsidRPr="00733F31" w:rsidRDefault="00733F31" w:rsidP="00733F31">
      <w:pPr>
        <w:tabs>
          <w:tab w:val="right" w:leader="dot" w:pos="9101"/>
          <w:tab w:val="right" w:pos="9288"/>
        </w:tabs>
        <w:spacing w:after="0" w:line="240" w:lineRule="auto"/>
        <w:jc w:val="both"/>
        <w:rPr>
          <w:rFonts w:eastAsia="SimSun"/>
          <w:bCs/>
          <w:sz w:val="24"/>
          <w:lang w:eastAsia="zh-CN"/>
        </w:rPr>
      </w:pPr>
    </w:p>
    <w:p w14:paraId="05C48ECE" w14:textId="62B1775C" w:rsidR="00733F31" w:rsidRPr="00733F31" w:rsidRDefault="003162FF" w:rsidP="00733F31">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Sequence diagram: Add term</w:t>
      </w:r>
      <w:r w:rsidR="00C26B9B">
        <w:rPr>
          <w:rFonts w:eastAsia="SimSun"/>
          <w:bCs/>
          <w:sz w:val="24"/>
          <w:lang w:eastAsia="zh-CN"/>
        </w:rPr>
        <w:tab/>
      </w:r>
      <w:r w:rsidR="00C26B9B">
        <w:rPr>
          <w:rFonts w:eastAsia="SimSun"/>
          <w:bCs/>
          <w:sz w:val="24"/>
          <w:lang w:eastAsia="zh-CN"/>
        </w:rPr>
        <w:tab/>
        <w:t>20</w:t>
      </w:r>
    </w:p>
    <w:p w14:paraId="60A72BE8" w14:textId="77777777" w:rsidR="00733F31" w:rsidRPr="00733F31" w:rsidRDefault="00733F31" w:rsidP="00733F31">
      <w:pPr>
        <w:tabs>
          <w:tab w:val="right" w:leader="dot" w:pos="9101"/>
          <w:tab w:val="right" w:pos="9288"/>
        </w:tabs>
        <w:spacing w:after="0" w:line="240" w:lineRule="auto"/>
        <w:jc w:val="both"/>
        <w:rPr>
          <w:rFonts w:eastAsia="SimSun"/>
          <w:bCs/>
          <w:sz w:val="24"/>
          <w:lang w:eastAsia="zh-CN"/>
        </w:rPr>
      </w:pPr>
    </w:p>
    <w:p w14:paraId="084C5088" w14:textId="510C1968" w:rsidR="00733F31" w:rsidRPr="00733F31" w:rsidRDefault="003162FF" w:rsidP="00733F31">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Sequence diagram: Course allocation</w:t>
      </w:r>
      <w:r w:rsidR="00C26B9B">
        <w:rPr>
          <w:rFonts w:eastAsia="SimSun"/>
          <w:bCs/>
          <w:sz w:val="24"/>
          <w:lang w:eastAsia="zh-CN"/>
        </w:rPr>
        <w:tab/>
      </w:r>
      <w:r w:rsidR="00C26B9B">
        <w:rPr>
          <w:rFonts w:eastAsia="SimSun"/>
          <w:bCs/>
          <w:sz w:val="24"/>
          <w:lang w:eastAsia="zh-CN"/>
        </w:rPr>
        <w:tab/>
        <w:t>21</w:t>
      </w:r>
    </w:p>
    <w:p w14:paraId="72BA1E6F" w14:textId="77777777" w:rsidR="00733F31" w:rsidRPr="00733F31" w:rsidRDefault="00733F31" w:rsidP="00733F31">
      <w:pPr>
        <w:tabs>
          <w:tab w:val="right" w:leader="dot" w:pos="9101"/>
          <w:tab w:val="right" w:pos="9288"/>
        </w:tabs>
        <w:spacing w:after="0" w:line="240" w:lineRule="auto"/>
        <w:jc w:val="both"/>
        <w:rPr>
          <w:rFonts w:eastAsia="SimSun"/>
          <w:bCs/>
          <w:sz w:val="24"/>
          <w:lang w:eastAsia="zh-CN"/>
        </w:rPr>
      </w:pPr>
    </w:p>
    <w:p w14:paraId="692E8EE5" w14:textId="2F584759" w:rsidR="00733F31" w:rsidRPr="00733F31" w:rsidRDefault="003162FF" w:rsidP="00733F31">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Sequence diagram: Registration</w:t>
      </w:r>
      <w:r w:rsidR="00C26B9B">
        <w:rPr>
          <w:rFonts w:eastAsia="SimSun"/>
          <w:bCs/>
          <w:sz w:val="24"/>
          <w:lang w:eastAsia="zh-CN"/>
        </w:rPr>
        <w:tab/>
      </w:r>
      <w:r w:rsidR="00C26B9B">
        <w:rPr>
          <w:rFonts w:eastAsia="SimSun"/>
          <w:bCs/>
          <w:sz w:val="24"/>
          <w:lang w:eastAsia="zh-CN"/>
        </w:rPr>
        <w:tab/>
        <w:t>22</w:t>
      </w:r>
    </w:p>
    <w:p w14:paraId="3A2CC9B9" w14:textId="77777777" w:rsidR="00733F31" w:rsidRPr="00733F31" w:rsidRDefault="00733F31" w:rsidP="00733F31">
      <w:pPr>
        <w:tabs>
          <w:tab w:val="right" w:leader="dot" w:pos="9101"/>
          <w:tab w:val="right" w:pos="9288"/>
        </w:tabs>
        <w:ind w:left="720"/>
        <w:contextualSpacing/>
        <w:rPr>
          <w:rFonts w:eastAsia="SimSun"/>
          <w:bCs/>
          <w:sz w:val="24"/>
          <w:lang w:eastAsia="zh-CN"/>
        </w:rPr>
      </w:pPr>
    </w:p>
    <w:p w14:paraId="325AFF79" w14:textId="19036F35" w:rsidR="00733F31" w:rsidRDefault="003162FF" w:rsidP="002F4337">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Sequence diagram: Course enrollment</w:t>
      </w:r>
      <w:r w:rsidR="00C26B9B">
        <w:rPr>
          <w:rFonts w:eastAsia="SimSun"/>
          <w:bCs/>
          <w:sz w:val="24"/>
          <w:lang w:eastAsia="zh-CN"/>
        </w:rPr>
        <w:tab/>
      </w:r>
      <w:r w:rsidR="00C26B9B">
        <w:rPr>
          <w:rFonts w:eastAsia="SimSun"/>
          <w:bCs/>
          <w:sz w:val="24"/>
          <w:lang w:eastAsia="zh-CN"/>
        </w:rPr>
        <w:tab/>
        <w:t>23</w:t>
      </w:r>
    </w:p>
    <w:p w14:paraId="422578DB" w14:textId="77777777" w:rsidR="002F4337" w:rsidRDefault="002F4337" w:rsidP="002F4337">
      <w:pPr>
        <w:pStyle w:val="ListParagraph"/>
        <w:spacing w:after="0"/>
        <w:rPr>
          <w:rFonts w:eastAsia="SimSun"/>
          <w:bCs/>
          <w:sz w:val="24"/>
          <w:lang w:eastAsia="zh-CN"/>
        </w:rPr>
      </w:pPr>
    </w:p>
    <w:p w14:paraId="04D29746" w14:textId="3201FEC8" w:rsidR="002F4337" w:rsidRDefault="004C0CE7" w:rsidP="002F4337">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Database schema</w:t>
      </w:r>
      <w:r w:rsidR="00880F11">
        <w:rPr>
          <w:rFonts w:eastAsia="SimSun"/>
          <w:bCs/>
          <w:sz w:val="24"/>
          <w:lang w:eastAsia="zh-CN"/>
        </w:rPr>
        <w:tab/>
      </w:r>
      <w:r w:rsidR="00880F11">
        <w:rPr>
          <w:rFonts w:eastAsia="SimSun"/>
          <w:bCs/>
          <w:sz w:val="24"/>
          <w:lang w:eastAsia="zh-CN"/>
        </w:rPr>
        <w:tab/>
        <w:t>24</w:t>
      </w:r>
    </w:p>
    <w:p w14:paraId="6E0CF3D8" w14:textId="77777777" w:rsidR="002F4337" w:rsidRDefault="002F4337" w:rsidP="002F4337">
      <w:pPr>
        <w:pStyle w:val="ListParagraph"/>
        <w:spacing w:after="0"/>
        <w:rPr>
          <w:rFonts w:eastAsia="SimSun"/>
          <w:bCs/>
          <w:sz w:val="24"/>
          <w:lang w:eastAsia="zh-CN"/>
        </w:rPr>
      </w:pPr>
    </w:p>
    <w:p w14:paraId="60ADC7C6" w14:textId="08683691" w:rsidR="002F4337" w:rsidRDefault="004C0CE7" w:rsidP="002F4337">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ORM</w:t>
      </w:r>
      <w:r w:rsidR="00880F11">
        <w:rPr>
          <w:rFonts w:eastAsia="SimSun"/>
          <w:bCs/>
          <w:sz w:val="24"/>
          <w:lang w:eastAsia="zh-CN"/>
        </w:rPr>
        <w:tab/>
      </w:r>
      <w:r w:rsidR="00880F11">
        <w:rPr>
          <w:rFonts w:eastAsia="SimSun"/>
          <w:bCs/>
          <w:sz w:val="24"/>
          <w:lang w:eastAsia="zh-CN"/>
        </w:rPr>
        <w:tab/>
        <w:t>26</w:t>
      </w:r>
    </w:p>
    <w:p w14:paraId="3E577A19" w14:textId="77777777" w:rsidR="002F4337" w:rsidRDefault="002F4337" w:rsidP="002F4337">
      <w:pPr>
        <w:pStyle w:val="ListParagraph"/>
        <w:spacing w:after="0"/>
        <w:rPr>
          <w:rFonts w:eastAsia="SimSun"/>
          <w:bCs/>
          <w:sz w:val="24"/>
          <w:lang w:eastAsia="zh-CN"/>
        </w:rPr>
      </w:pPr>
    </w:p>
    <w:p w14:paraId="13BC79EE" w14:textId="3308F7A0" w:rsidR="002F4337" w:rsidRDefault="004C0CE7" w:rsidP="002F4337">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Spring Framework architecture</w:t>
      </w:r>
      <w:r w:rsidR="00880F11">
        <w:rPr>
          <w:rFonts w:eastAsia="SimSun"/>
          <w:bCs/>
          <w:sz w:val="24"/>
          <w:lang w:eastAsia="zh-CN"/>
        </w:rPr>
        <w:tab/>
      </w:r>
      <w:r w:rsidR="00880F11">
        <w:rPr>
          <w:rFonts w:eastAsia="SimSun"/>
          <w:bCs/>
          <w:sz w:val="24"/>
          <w:lang w:eastAsia="zh-CN"/>
        </w:rPr>
        <w:tab/>
        <w:t>26</w:t>
      </w:r>
    </w:p>
    <w:p w14:paraId="79ADC16D" w14:textId="77777777" w:rsidR="002F4337" w:rsidRDefault="002F4337" w:rsidP="002F4337">
      <w:pPr>
        <w:pStyle w:val="ListParagraph"/>
        <w:spacing w:after="0"/>
        <w:rPr>
          <w:rFonts w:eastAsia="SimSun"/>
          <w:bCs/>
          <w:sz w:val="24"/>
          <w:lang w:eastAsia="zh-CN"/>
        </w:rPr>
      </w:pPr>
    </w:p>
    <w:p w14:paraId="5763E40D" w14:textId="0A05CDA2" w:rsidR="002F4337" w:rsidRDefault="004C0CE7" w:rsidP="002F4337">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Working of Spring Web MVC Framework</w:t>
      </w:r>
      <w:r w:rsidR="00880F11">
        <w:rPr>
          <w:rFonts w:eastAsia="SimSun"/>
          <w:bCs/>
          <w:sz w:val="24"/>
          <w:lang w:eastAsia="zh-CN"/>
        </w:rPr>
        <w:tab/>
      </w:r>
      <w:r w:rsidR="00880F11">
        <w:rPr>
          <w:rFonts w:eastAsia="SimSun"/>
          <w:bCs/>
          <w:sz w:val="24"/>
          <w:lang w:eastAsia="zh-CN"/>
        </w:rPr>
        <w:tab/>
        <w:t>29</w:t>
      </w:r>
    </w:p>
    <w:p w14:paraId="1A5A785B" w14:textId="77777777" w:rsidR="002F4337" w:rsidRDefault="002F4337" w:rsidP="002F4337">
      <w:pPr>
        <w:pStyle w:val="ListParagraph"/>
        <w:spacing w:after="0"/>
        <w:rPr>
          <w:rFonts w:eastAsia="SimSun"/>
          <w:bCs/>
          <w:sz w:val="24"/>
          <w:lang w:eastAsia="zh-CN"/>
        </w:rPr>
      </w:pPr>
    </w:p>
    <w:p w14:paraId="35FFF0ED" w14:textId="5765665E" w:rsidR="002F4337" w:rsidRDefault="002C7007" w:rsidP="002F4337">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Processing of a JSP page</w:t>
      </w:r>
      <w:r w:rsidR="00880F11">
        <w:rPr>
          <w:rFonts w:eastAsia="SimSun"/>
          <w:bCs/>
          <w:sz w:val="24"/>
          <w:lang w:eastAsia="zh-CN"/>
        </w:rPr>
        <w:tab/>
      </w:r>
      <w:r w:rsidR="00880F11">
        <w:rPr>
          <w:rFonts w:eastAsia="SimSun"/>
          <w:bCs/>
          <w:sz w:val="24"/>
          <w:lang w:eastAsia="zh-CN"/>
        </w:rPr>
        <w:tab/>
        <w:t>30</w:t>
      </w:r>
    </w:p>
    <w:p w14:paraId="630267F9" w14:textId="77777777" w:rsidR="002F4337" w:rsidRDefault="002F4337" w:rsidP="002F4337">
      <w:pPr>
        <w:pStyle w:val="ListParagraph"/>
        <w:spacing w:after="0"/>
        <w:rPr>
          <w:rFonts w:eastAsia="SimSun"/>
          <w:bCs/>
          <w:sz w:val="24"/>
          <w:lang w:eastAsia="zh-CN"/>
        </w:rPr>
      </w:pPr>
    </w:p>
    <w:p w14:paraId="5DB20844" w14:textId="3AE2FB1B" w:rsidR="002F4337" w:rsidRDefault="002C7007" w:rsidP="002F4337">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Role page</w:t>
      </w:r>
      <w:r w:rsidR="00817CDC">
        <w:rPr>
          <w:rFonts w:eastAsia="SimSun"/>
          <w:bCs/>
          <w:sz w:val="24"/>
          <w:lang w:eastAsia="zh-CN"/>
        </w:rPr>
        <w:tab/>
      </w:r>
      <w:r w:rsidR="00817CDC">
        <w:rPr>
          <w:rFonts w:eastAsia="SimSun"/>
          <w:bCs/>
          <w:sz w:val="24"/>
          <w:lang w:eastAsia="zh-CN"/>
        </w:rPr>
        <w:tab/>
        <w:t>31</w:t>
      </w:r>
    </w:p>
    <w:p w14:paraId="7E1DA268" w14:textId="77777777" w:rsidR="002F4337" w:rsidRDefault="002F4337" w:rsidP="002F4337">
      <w:pPr>
        <w:pStyle w:val="ListParagraph"/>
        <w:spacing w:after="0"/>
        <w:rPr>
          <w:rFonts w:eastAsia="SimSun"/>
          <w:bCs/>
          <w:sz w:val="24"/>
          <w:lang w:eastAsia="zh-CN"/>
        </w:rPr>
      </w:pPr>
    </w:p>
    <w:p w14:paraId="327735CD" w14:textId="1DA34DE3" w:rsidR="002F4337" w:rsidRDefault="002C7007" w:rsidP="002F4337">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Login page</w:t>
      </w:r>
      <w:r w:rsidR="00D4396C">
        <w:rPr>
          <w:rFonts w:eastAsia="SimSun"/>
          <w:bCs/>
          <w:sz w:val="24"/>
          <w:lang w:eastAsia="zh-CN"/>
        </w:rPr>
        <w:tab/>
      </w:r>
      <w:r w:rsidR="00D4396C">
        <w:rPr>
          <w:rFonts w:eastAsia="SimSun"/>
          <w:bCs/>
          <w:sz w:val="24"/>
          <w:lang w:eastAsia="zh-CN"/>
        </w:rPr>
        <w:tab/>
        <w:t>32</w:t>
      </w:r>
    </w:p>
    <w:p w14:paraId="1C5A38CE" w14:textId="77777777" w:rsidR="002F4337" w:rsidRDefault="002F4337" w:rsidP="002F4337">
      <w:pPr>
        <w:pStyle w:val="ListParagraph"/>
        <w:spacing w:after="0"/>
        <w:rPr>
          <w:rFonts w:eastAsia="SimSun"/>
          <w:bCs/>
          <w:sz w:val="24"/>
          <w:lang w:eastAsia="zh-CN"/>
        </w:rPr>
      </w:pPr>
    </w:p>
    <w:p w14:paraId="50B3D2DA" w14:textId="2F8BD68A" w:rsidR="002F4337" w:rsidRDefault="002C7007" w:rsidP="002F4337">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Login error</w:t>
      </w:r>
      <w:r w:rsidR="00D4396C">
        <w:rPr>
          <w:rFonts w:eastAsia="SimSun"/>
          <w:bCs/>
          <w:sz w:val="24"/>
          <w:lang w:eastAsia="zh-CN"/>
        </w:rPr>
        <w:tab/>
      </w:r>
      <w:r w:rsidR="00D4396C">
        <w:rPr>
          <w:rFonts w:eastAsia="SimSun"/>
          <w:bCs/>
          <w:sz w:val="24"/>
          <w:lang w:eastAsia="zh-CN"/>
        </w:rPr>
        <w:tab/>
        <w:t>33</w:t>
      </w:r>
    </w:p>
    <w:p w14:paraId="1087228C" w14:textId="77777777" w:rsidR="002F4337" w:rsidRDefault="002F4337" w:rsidP="002F4337">
      <w:pPr>
        <w:pStyle w:val="ListParagraph"/>
        <w:spacing w:after="0"/>
        <w:rPr>
          <w:rFonts w:eastAsia="SimSun"/>
          <w:bCs/>
          <w:sz w:val="24"/>
          <w:lang w:eastAsia="zh-CN"/>
        </w:rPr>
      </w:pPr>
    </w:p>
    <w:p w14:paraId="11B497EF" w14:textId="09BE89F6" w:rsidR="002F4337" w:rsidRDefault="002C7007" w:rsidP="002F4337">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Profile page</w:t>
      </w:r>
      <w:r w:rsidR="00D4396C">
        <w:rPr>
          <w:rFonts w:eastAsia="SimSun"/>
          <w:bCs/>
          <w:sz w:val="24"/>
          <w:lang w:eastAsia="zh-CN"/>
        </w:rPr>
        <w:tab/>
      </w:r>
      <w:r w:rsidR="00D4396C">
        <w:rPr>
          <w:rFonts w:eastAsia="SimSun"/>
          <w:bCs/>
          <w:sz w:val="24"/>
          <w:lang w:eastAsia="zh-CN"/>
        </w:rPr>
        <w:tab/>
        <w:t>33</w:t>
      </w:r>
    </w:p>
    <w:p w14:paraId="05444B4A" w14:textId="77777777" w:rsidR="002F4337" w:rsidRDefault="002F4337" w:rsidP="002F4337">
      <w:pPr>
        <w:pStyle w:val="ListParagraph"/>
        <w:spacing w:after="0"/>
        <w:rPr>
          <w:rFonts w:eastAsia="SimSun"/>
          <w:bCs/>
          <w:sz w:val="24"/>
          <w:lang w:eastAsia="zh-CN"/>
        </w:rPr>
      </w:pPr>
    </w:p>
    <w:p w14:paraId="1B47CE85" w14:textId="7E877809" w:rsidR="002F4337" w:rsidRDefault="00C51F69" w:rsidP="002F4337">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Add class</w:t>
      </w:r>
      <w:r w:rsidR="00D4396C">
        <w:rPr>
          <w:rFonts w:eastAsia="SimSun"/>
          <w:bCs/>
          <w:sz w:val="24"/>
          <w:lang w:eastAsia="zh-CN"/>
        </w:rPr>
        <w:tab/>
      </w:r>
      <w:r w:rsidR="00D4396C">
        <w:rPr>
          <w:rFonts w:eastAsia="SimSun"/>
          <w:bCs/>
          <w:sz w:val="24"/>
          <w:lang w:eastAsia="zh-CN"/>
        </w:rPr>
        <w:tab/>
        <w:t>34</w:t>
      </w:r>
    </w:p>
    <w:p w14:paraId="573D1FFB" w14:textId="77777777" w:rsidR="002F4337" w:rsidRDefault="002F4337" w:rsidP="002F4337">
      <w:pPr>
        <w:pStyle w:val="ListParagraph"/>
        <w:spacing w:after="0"/>
        <w:rPr>
          <w:rFonts w:eastAsia="SimSun"/>
          <w:bCs/>
          <w:sz w:val="24"/>
          <w:lang w:eastAsia="zh-CN"/>
        </w:rPr>
      </w:pPr>
    </w:p>
    <w:p w14:paraId="34F82466" w14:textId="10B5623D" w:rsidR="002F4337" w:rsidRDefault="00C51F69" w:rsidP="002F4337">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Enrollment page</w:t>
      </w:r>
      <w:r w:rsidR="00D4396C">
        <w:rPr>
          <w:rFonts w:eastAsia="SimSun"/>
          <w:bCs/>
          <w:sz w:val="24"/>
          <w:lang w:eastAsia="zh-CN"/>
        </w:rPr>
        <w:tab/>
      </w:r>
      <w:r w:rsidR="00D4396C">
        <w:rPr>
          <w:rFonts w:eastAsia="SimSun"/>
          <w:bCs/>
          <w:sz w:val="24"/>
          <w:lang w:eastAsia="zh-CN"/>
        </w:rPr>
        <w:tab/>
        <w:t>34</w:t>
      </w:r>
    </w:p>
    <w:p w14:paraId="48A70CC7" w14:textId="77777777" w:rsidR="002F4337" w:rsidRDefault="002F4337" w:rsidP="002F4337">
      <w:pPr>
        <w:pStyle w:val="ListParagraph"/>
        <w:spacing w:after="0"/>
        <w:rPr>
          <w:rFonts w:eastAsia="SimSun"/>
          <w:bCs/>
          <w:sz w:val="24"/>
          <w:lang w:eastAsia="zh-CN"/>
        </w:rPr>
      </w:pPr>
    </w:p>
    <w:p w14:paraId="40CBA04E" w14:textId="7EAB8AAA" w:rsidR="002F4337" w:rsidRDefault="00C51F69" w:rsidP="002F4337">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Enrollment error</w:t>
      </w:r>
      <w:r w:rsidR="00D4396C">
        <w:rPr>
          <w:rFonts w:eastAsia="SimSun"/>
          <w:bCs/>
          <w:sz w:val="24"/>
          <w:lang w:eastAsia="zh-CN"/>
        </w:rPr>
        <w:tab/>
      </w:r>
      <w:r w:rsidR="00D4396C">
        <w:rPr>
          <w:rFonts w:eastAsia="SimSun"/>
          <w:bCs/>
          <w:sz w:val="24"/>
          <w:lang w:eastAsia="zh-CN"/>
        </w:rPr>
        <w:tab/>
        <w:t>35</w:t>
      </w:r>
    </w:p>
    <w:p w14:paraId="0285A2D9" w14:textId="77777777" w:rsidR="002F4337" w:rsidRDefault="002F4337" w:rsidP="002F4337">
      <w:pPr>
        <w:pStyle w:val="ListParagraph"/>
        <w:spacing w:after="0"/>
        <w:rPr>
          <w:rFonts w:eastAsia="SimSun"/>
          <w:bCs/>
          <w:sz w:val="24"/>
          <w:lang w:eastAsia="zh-CN"/>
        </w:rPr>
      </w:pPr>
    </w:p>
    <w:p w14:paraId="16FCF555" w14:textId="5D859D32" w:rsidR="002F4337" w:rsidRDefault="00C51F69" w:rsidP="002F4337">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Grade page</w:t>
      </w:r>
      <w:r w:rsidR="00D4396C">
        <w:rPr>
          <w:rFonts w:eastAsia="SimSun"/>
          <w:bCs/>
          <w:sz w:val="24"/>
          <w:lang w:eastAsia="zh-CN"/>
        </w:rPr>
        <w:tab/>
      </w:r>
      <w:r w:rsidR="00D4396C">
        <w:rPr>
          <w:rFonts w:eastAsia="SimSun"/>
          <w:bCs/>
          <w:sz w:val="24"/>
          <w:lang w:eastAsia="zh-CN"/>
        </w:rPr>
        <w:tab/>
        <w:t>35</w:t>
      </w:r>
    </w:p>
    <w:p w14:paraId="6BEDC8FA" w14:textId="77777777" w:rsidR="002F4337" w:rsidRDefault="002F4337" w:rsidP="002F4337">
      <w:pPr>
        <w:pStyle w:val="ListParagraph"/>
        <w:spacing w:after="0"/>
        <w:rPr>
          <w:rFonts w:eastAsia="SimSun"/>
          <w:bCs/>
          <w:sz w:val="24"/>
          <w:lang w:eastAsia="zh-CN"/>
        </w:rPr>
      </w:pPr>
    </w:p>
    <w:p w14:paraId="5562ED84" w14:textId="6B980D39" w:rsidR="002F4337" w:rsidRDefault="002F4337" w:rsidP="00C51F69">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S</w:t>
      </w:r>
      <w:r w:rsidR="00C51F69">
        <w:rPr>
          <w:rFonts w:eastAsia="SimSun"/>
          <w:bCs/>
          <w:sz w:val="24"/>
          <w:lang w:eastAsia="zh-CN"/>
        </w:rPr>
        <w:t>chedule page</w:t>
      </w:r>
      <w:r w:rsidR="00D4396C">
        <w:rPr>
          <w:rFonts w:eastAsia="SimSun"/>
          <w:bCs/>
          <w:sz w:val="24"/>
          <w:lang w:eastAsia="zh-CN"/>
        </w:rPr>
        <w:tab/>
      </w:r>
      <w:r w:rsidR="00D4396C">
        <w:rPr>
          <w:rFonts w:eastAsia="SimSun"/>
          <w:bCs/>
          <w:sz w:val="24"/>
          <w:lang w:eastAsia="zh-CN"/>
        </w:rPr>
        <w:tab/>
        <w:t>36</w:t>
      </w:r>
    </w:p>
    <w:p w14:paraId="38618B5A" w14:textId="77777777" w:rsidR="00C51F69" w:rsidRDefault="00C51F69" w:rsidP="00C51F69">
      <w:pPr>
        <w:pStyle w:val="ListParagraph"/>
        <w:spacing w:after="0"/>
        <w:rPr>
          <w:rFonts w:eastAsia="SimSun"/>
          <w:bCs/>
          <w:sz w:val="24"/>
          <w:lang w:eastAsia="zh-CN"/>
        </w:rPr>
      </w:pPr>
    </w:p>
    <w:p w14:paraId="1F5ECFB9" w14:textId="488A617E" w:rsidR="00C51F69" w:rsidRDefault="00D702D1" w:rsidP="00C51F69">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Teacher Grade page</w:t>
      </w:r>
      <w:r w:rsidR="00D4396C">
        <w:rPr>
          <w:rFonts w:eastAsia="SimSun"/>
          <w:bCs/>
          <w:sz w:val="24"/>
          <w:lang w:eastAsia="zh-CN"/>
        </w:rPr>
        <w:tab/>
      </w:r>
      <w:r w:rsidR="00D4396C">
        <w:rPr>
          <w:rFonts w:eastAsia="SimSun"/>
          <w:bCs/>
          <w:sz w:val="24"/>
          <w:lang w:eastAsia="zh-CN"/>
        </w:rPr>
        <w:tab/>
        <w:t>36</w:t>
      </w:r>
    </w:p>
    <w:p w14:paraId="0B4FC088" w14:textId="77777777" w:rsidR="00C51F69" w:rsidRDefault="00C51F69" w:rsidP="00C51F69">
      <w:pPr>
        <w:pStyle w:val="ListParagraph"/>
        <w:rPr>
          <w:rFonts w:eastAsia="SimSun"/>
          <w:bCs/>
          <w:sz w:val="24"/>
          <w:lang w:eastAsia="zh-CN"/>
        </w:rPr>
      </w:pPr>
    </w:p>
    <w:p w14:paraId="10A8EB7F" w14:textId="7DB440E2" w:rsidR="00C51F69" w:rsidRDefault="00D702D1" w:rsidP="00C51F69">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lastRenderedPageBreak/>
        <w:t>Grade assignment 1</w:t>
      </w:r>
      <w:r w:rsidR="00D4396C">
        <w:rPr>
          <w:rFonts w:eastAsia="SimSun"/>
          <w:bCs/>
          <w:sz w:val="24"/>
          <w:lang w:eastAsia="zh-CN"/>
        </w:rPr>
        <w:tab/>
      </w:r>
      <w:r w:rsidR="00D4396C">
        <w:rPr>
          <w:rFonts w:eastAsia="SimSun"/>
          <w:bCs/>
          <w:sz w:val="24"/>
          <w:lang w:eastAsia="zh-CN"/>
        </w:rPr>
        <w:tab/>
        <w:t>37</w:t>
      </w:r>
    </w:p>
    <w:p w14:paraId="07026129" w14:textId="77777777" w:rsidR="00C51F69" w:rsidRDefault="00C51F69" w:rsidP="00C51F69">
      <w:pPr>
        <w:pStyle w:val="ListParagraph"/>
        <w:spacing w:after="0"/>
        <w:rPr>
          <w:rFonts w:eastAsia="SimSun"/>
          <w:bCs/>
          <w:sz w:val="24"/>
          <w:lang w:eastAsia="zh-CN"/>
        </w:rPr>
      </w:pPr>
    </w:p>
    <w:p w14:paraId="3C9A6F30" w14:textId="79ADE4A8" w:rsidR="00C51F69" w:rsidRDefault="00D702D1" w:rsidP="00C51F69">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Grade assignment 2</w:t>
      </w:r>
      <w:r w:rsidR="00D4396C">
        <w:rPr>
          <w:rFonts w:eastAsia="SimSun"/>
          <w:bCs/>
          <w:sz w:val="24"/>
          <w:lang w:eastAsia="zh-CN"/>
        </w:rPr>
        <w:tab/>
      </w:r>
      <w:r w:rsidR="00D4396C">
        <w:rPr>
          <w:rFonts w:eastAsia="SimSun"/>
          <w:bCs/>
          <w:sz w:val="24"/>
          <w:lang w:eastAsia="zh-CN"/>
        </w:rPr>
        <w:tab/>
        <w:t>37</w:t>
      </w:r>
    </w:p>
    <w:p w14:paraId="35468148" w14:textId="77777777" w:rsidR="00C51F69" w:rsidRDefault="00C51F69" w:rsidP="00C51F69">
      <w:pPr>
        <w:pStyle w:val="ListParagraph"/>
        <w:spacing w:after="0"/>
        <w:rPr>
          <w:rFonts w:eastAsia="SimSun"/>
          <w:bCs/>
          <w:sz w:val="24"/>
          <w:lang w:eastAsia="zh-CN"/>
        </w:rPr>
      </w:pPr>
    </w:p>
    <w:p w14:paraId="78561FF0" w14:textId="78FFB142" w:rsidR="00C51F69" w:rsidRDefault="00D702D1" w:rsidP="00C51F69">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Grade</w:t>
      </w:r>
      <w:r w:rsidR="00B51E0B">
        <w:rPr>
          <w:rFonts w:eastAsia="SimSun"/>
          <w:bCs/>
          <w:sz w:val="24"/>
          <w:lang w:eastAsia="zh-CN"/>
        </w:rPr>
        <w:t xml:space="preserve"> change</w:t>
      </w:r>
      <w:r w:rsidR="00D4396C">
        <w:rPr>
          <w:rFonts w:eastAsia="SimSun"/>
          <w:bCs/>
          <w:sz w:val="24"/>
          <w:lang w:eastAsia="zh-CN"/>
        </w:rPr>
        <w:tab/>
      </w:r>
      <w:r w:rsidR="00D4396C">
        <w:rPr>
          <w:rFonts w:eastAsia="SimSun"/>
          <w:bCs/>
          <w:sz w:val="24"/>
          <w:lang w:eastAsia="zh-CN"/>
        </w:rPr>
        <w:tab/>
        <w:t>38</w:t>
      </w:r>
    </w:p>
    <w:p w14:paraId="24A8F03A" w14:textId="77777777" w:rsidR="00C51F69" w:rsidRDefault="00C51F69" w:rsidP="00C51F69">
      <w:pPr>
        <w:pStyle w:val="ListParagraph"/>
        <w:spacing w:after="0"/>
        <w:rPr>
          <w:rFonts w:eastAsia="SimSun"/>
          <w:bCs/>
          <w:sz w:val="24"/>
          <w:lang w:eastAsia="zh-CN"/>
        </w:rPr>
      </w:pPr>
    </w:p>
    <w:p w14:paraId="32E54DAB" w14:textId="00829B26" w:rsidR="00C51F69" w:rsidRDefault="00D702D1" w:rsidP="00C51F69">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Student list</w:t>
      </w:r>
      <w:r w:rsidR="00D4396C">
        <w:rPr>
          <w:rFonts w:eastAsia="SimSun"/>
          <w:bCs/>
          <w:sz w:val="24"/>
          <w:lang w:eastAsia="zh-CN"/>
        </w:rPr>
        <w:tab/>
      </w:r>
      <w:r w:rsidR="00D4396C">
        <w:rPr>
          <w:rFonts w:eastAsia="SimSun"/>
          <w:bCs/>
          <w:sz w:val="24"/>
          <w:lang w:eastAsia="zh-CN"/>
        </w:rPr>
        <w:tab/>
        <w:t>38</w:t>
      </w:r>
    </w:p>
    <w:p w14:paraId="7AF7405B" w14:textId="77777777" w:rsidR="00C51F69" w:rsidRDefault="00C51F69" w:rsidP="00C51F69">
      <w:pPr>
        <w:pStyle w:val="ListParagraph"/>
        <w:spacing w:after="0"/>
        <w:rPr>
          <w:rFonts w:eastAsia="SimSun"/>
          <w:bCs/>
          <w:sz w:val="24"/>
          <w:lang w:eastAsia="zh-CN"/>
        </w:rPr>
      </w:pPr>
    </w:p>
    <w:p w14:paraId="3091814A" w14:textId="77FA1231" w:rsidR="00C51F69" w:rsidRDefault="00D702D1" w:rsidP="00C51F69">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Home page</w:t>
      </w:r>
      <w:r w:rsidR="00D4396C">
        <w:rPr>
          <w:rFonts w:eastAsia="SimSun"/>
          <w:bCs/>
          <w:sz w:val="24"/>
          <w:lang w:eastAsia="zh-CN"/>
        </w:rPr>
        <w:tab/>
      </w:r>
      <w:r w:rsidR="00D4396C">
        <w:rPr>
          <w:rFonts w:eastAsia="SimSun"/>
          <w:bCs/>
          <w:sz w:val="24"/>
          <w:lang w:eastAsia="zh-CN"/>
        </w:rPr>
        <w:tab/>
        <w:t>39</w:t>
      </w:r>
    </w:p>
    <w:p w14:paraId="629F9E75" w14:textId="77777777" w:rsidR="00C51F69" w:rsidRDefault="00C51F69" w:rsidP="00C51F69">
      <w:pPr>
        <w:pStyle w:val="ListParagraph"/>
        <w:spacing w:after="0"/>
        <w:rPr>
          <w:rFonts w:eastAsia="SimSun"/>
          <w:bCs/>
          <w:sz w:val="24"/>
          <w:lang w:eastAsia="zh-CN"/>
        </w:rPr>
      </w:pPr>
    </w:p>
    <w:p w14:paraId="48335913" w14:textId="7642A783" w:rsidR="00C51F69" w:rsidRDefault="00D702D1" w:rsidP="00C51F69">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Add course</w:t>
      </w:r>
      <w:r w:rsidR="00D4396C">
        <w:rPr>
          <w:rFonts w:eastAsia="SimSun"/>
          <w:bCs/>
          <w:sz w:val="24"/>
          <w:lang w:eastAsia="zh-CN"/>
        </w:rPr>
        <w:tab/>
      </w:r>
      <w:r w:rsidR="00D4396C">
        <w:rPr>
          <w:rFonts w:eastAsia="SimSun"/>
          <w:bCs/>
          <w:sz w:val="24"/>
          <w:lang w:eastAsia="zh-CN"/>
        </w:rPr>
        <w:tab/>
        <w:t>39</w:t>
      </w:r>
    </w:p>
    <w:p w14:paraId="2A671661" w14:textId="77777777" w:rsidR="00C51F69" w:rsidRDefault="00C51F69" w:rsidP="00C51F69">
      <w:pPr>
        <w:pStyle w:val="ListParagraph"/>
        <w:spacing w:after="0"/>
        <w:rPr>
          <w:rFonts w:eastAsia="SimSun"/>
          <w:bCs/>
          <w:sz w:val="24"/>
          <w:lang w:eastAsia="zh-CN"/>
        </w:rPr>
      </w:pPr>
    </w:p>
    <w:p w14:paraId="14837460" w14:textId="3FAF30FB" w:rsidR="00C51F69" w:rsidRDefault="00616CDE" w:rsidP="00C51F69">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Course allocation</w:t>
      </w:r>
      <w:r w:rsidR="00D4396C">
        <w:rPr>
          <w:rFonts w:eastAsia="SimSun"/>
          <w:bCs/>
          <w:sz w:val="24"/>
          <w:lang w:eastAsia="zh-CN"/>
        </w:rPr>
        <w:tab/>
      </w:r>
      <w:r w:rsidR="00D4396C">
        <w:rPr>
          <w:rFonts w:eastAsia="SimSun"/>
          <w:bCs/>
          <w:sz w:val="24"/>
          <w:lang w:eastAsia="zh-CN"/>
        </w:rPr>
        <w:tab/>
        <w:t>40</w:t>
      </w:r>
    </w:p>
    <w:p w14:paraId="3DE507CE" w14:textId="77777777" w:rsidR="00C51F69" w:rsidRDefault="00C51F69" w:rsidP="00C51F69">
      <w:pPr>
        <w:pStyle w:val="ListParagraph"/>
        <w:spacing w:after="0"/>
        <w:rPr>
          <w:rFonts w:eastAsia="SimSun"/>
          <w:bCs/>
          <w:sz w:val="24"/>
          <w:lang w:eastAsia="zh-CN"/>
        </w:rPr>
      </w:pPr>
    </w:p>
    <w:p w14:paraId="2CCD8593" w14:textId="58340F38" w:rsidR="00C51F69" w:rsidRDefault="00616CDE" w:rsidP="00C51F69">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Change course allocation</w:t>
      </w:r>
      <w:r w:rsidR="00D4396C">
        <w:rPr>
          <w:rFonts w:eastAsia="SimSun"/>
          <w:bCs/>
          <w:sz w:val="24"/>
          <w:lang w:eastAsia="zh-CN"/>
        </w:rPr>
        <w:tab/>
      </w:r>
      <w:r w:rsidR="00D4396C">
        <w:rPr>
          <w:rFonts w:eastAsia="SimSun"/>
          <w:bCs/>
          <w:sz w:val="24"/>
          <w:lang w:eastAsia="zh-CN"/>
        </w:rPr>
        <w:tab/>
        <w:t>41</w:t>
      </w:r>
    </w:p>
    <w:p w14:paraId="0D051034" w14:textId="77777777" w:rsidR="00C51F69" w:rsidRDefault="00C51F69" w:rsidP="00C51F69">
      <w:pPr>
        <w:pStyle w:val="ListParagraph"/>
        <w:spacing w:after="0"/>
        <w:rPr>
          <w:rFonts w:eastAsia="SimSun"/>
          <w:bCs/>
          <w:sz w:val="24"/>
          <w:lang w:eastAsia="zh-CN"/>
        </w:rPr>
      </w:pPr>
    </w:p>
    <w:p w14:paraId="6076D3DF" w14:textId="7493585E" w:rsidR="00C51F69" w:rsidRDefault="00616CDE" w:rsidP="00C51F69">
      <w:pPr>
        <w:numPr>
          <w:ilvl w:val="0"/>
          <w:numId w:val="4"/>
        </w:numPr>
        <w:tabs>
          <w:tab w:val="right" w:leader="dot" w:pos="9101"/>
          <w:tab w:val="right" w:pos="9288"/>
        </w:tabs>
        <w:spacing w:after="0" w:line="240" w:lineRule="auto"/>
        <w:contextualSpacing/>
        <w:jc w:val="both"/>
        <w:rPr>
          <w:rFonts w:eastAsia="SimSun"/>
          <w:bCs/>
          <w:sz w:val="24"/>
          <w:lang w:eastAsia="zh-CN"/>
        </w:rPr>
      </w:pPr>
      <w:r>
        <w:rPr>
          <w:rFonts w:eastAsia="SimSun"/>
          <w:bCs/>
          <w:sz w:val="24"/>
          <w:lang w:eastAsia="zh-CN"/>
        </w:rPr>
        <w:t>Implemented Spring MVC</w:t>
      </w:r>
      <w:r w:rsidR="008C7835">
        <w:rPr>
          <w:rFonts w:eastAsia="SimSun"/>
          <w:bCs/>
          <w:sz w:val="24"/>
          <w:lang w:eastAsia="zh-CN"/>
        </w:rPr>
        <w:tab/>
      </w:r>
      <w:r w:rsidR="008C7835">
        <w:rPr>
          <w:rFonts w:eastAsia="SimSun"/>
          <w:bCs/>
          <w:sz w:val="24"/>
          <w:lang w:eastAsia="zh-CN"/>
        </w:rPr>
        <w:tab/>
        <w:t>41</w:t>
      </w:r>
    </w:p>
    <w:p w14:paraId="68079846" w14:textId="77777777" w:rsidR="00733F31" w:rsidRPr="00733F31" w:rsidRDefault="00733F31" w:rsidP="00733F31">
      <w:pPr>
        <w:tabs>
          <w:tab w:val="right" w:leader="dot" w:pos="9101"/>
          <w:tab w:val="right" w:pos="9288"/>
        </w:tabs>
        <w:spacing w:after="0" w:line="240" w:lineRule="auto"/>
        <w:rPr>
          <w:rFonts w:eastAsia="SimSun"/>
          <w:bCs/>
          <w:sz w:val="24"/>
          <w:lang w:eastAsia="zh-CN"/>
        </w:rPr>
      </w:pPr>
    </w:p>
    <w:p w14:paraId="0669B509" w14:textId="77777777" w:rsidR="00733F31" w:rsidRDefault="00733F31" w:rsidP="003E17F3">
      <w:pPr>
        <w:spacing w:after="0" w:line="240" w:lineRule="auto"/>
        <w:jc w:val="center"/>
        <w:rPr>
          <w:rFonts w:eastAsia="Times New Roman"/>
          <w:sz w:val="24"/>
        </w:rPr>
      </w:pPr>
    </w:p>
    <w:p w14:paraId="2052DA8F" w14:textId="77777777" w:rsidR="00A132F3" w:rsidRDefault="00A132F3" w:rsidP="003E17F3">
      <w:pPr>
        <w:spacing w:after="0" w:line="240" w:lineRule="auto"/>
        <w:jc w:val="center"/>
        <w:rPr>
          <w:rFonts w:eastAsia="Times New Roman"/>
          <w:sz w:val="24"/>
        </w:rPr>
      </w:pPr>
    </w:p>
    <w:p w14:paraId="259773F2" w14:textId="77777777" w:rsidR="00A132F3" w:rsidRDefault="00A132F3" w:rsidP="003E17F3">
      <w:pPr>
        <w:spacing w:after="0" w:line="240" w:lineRule="auto"/>
        <w:jc w:val="center"/>
        <w:rPr>
          <w:rFonts w:eastAsia="Times New Roman"/>
          <w:sz w:val="24"/>
        </w:rPr>
      </w:pPr>
    </w:p>
    <w:p w14:paraId="3E47D624" w14:textId="5BAE8F19" w:rsidR="005065F9" w:rsidRDefault="005065F9" w:rsidP="003E17F3">
      <w:pPr>
        <w:spacing w:after="0" w:line="240" w:lineRule="auto"/>
        <w:jc w:val="center"/>
        <w:rPr>
          <w:rFonts w:eastAsia="Times New Roman"/>
          <w:sz w:val="24"/>
        </w:rPr>
      </w:pPr>
    </w:p>
    <w:p w14:paraId="52B48D1E" w14:textId="77777777" w:rsidR="005065F9" w:rsidRDefault="005065F9">
      <w:pPr>
        <w:rPr>
          <w:rFonts w:eastAsia="Times New Roman"/>
          <w:sz w:val="24"/>
        </w:rPr>
      </w:pPr>
      <w:r>
        <w:rPr>
          <w:rFonts w:eastAsia="Times New Roman"/>
          <w:sz w:val="24"/>
        </w:rPr>
        <w:br w:type="page"/>
      </w:r>
    </w:p>
    <w:p w14:paraId="5A787ACC" w14:textId="33B92849" w:rsidR="005065F9" w:rsidRDefault="005065F9" w:rsidP="00056DA6">
      <w:pPr>
        <w:spacing w:after="0" w:line="480" w:lineRule="auto"/>
        <w:jc w:val="center"/>
        <w:rPr>
          <w:rFonts w:eastAsia="Times New Roman"/>
          <w:b/>
          <w:sz w:val="24"/>
        </w:rPr>
      </w:pPr>
      <w:r w:rsidRPr="00733F31">
        <w:rPr>
          <w:rFonts w:eastAsia="Times New Roman"/>
          <w:b/>
          <w:sz w:val="24"/>
        </w:rPr>
        <w:lastRenderedPageBreak/>
        <w:t xml:space="preserve">LIST OF </w:t>
      </w:r>
      <w:r>
        <w:rPr>
          <w:rFonts w:eastAsia="Times New Roman"/>
          <w:b/>
          <w:sz w:val="24"/>
        </w:rPr>
        <w:t>ABBREVIATION</w:t>
      </w:r>
      <w:r w:rsidR="00A76CD0">
        <w:rPr>
          <w:rFonts w:eastAsia="Times New Roman"/>
          <w:b/>
          <w:sz w:val="24"/>
        </w:rPr>
        <w:t>S</w:t>
      </w:r>
    </w:p>
    <w:p w14:paraId="78B624E8" w14:textId="48337E11" w:rsidR="00B00B3A" w:rsidRDefault="00B00B3A" w:rsidP="00B64FB5">
      <w:pPr>
        <w:spacing w:after="0" w:line="480" w:lineRule="auto"/>
        <w:ind w:firstLine="720"/>
        <w:rPr>
          <w:rFonts w:eastAsia="Times New Roman"/>
          <w:sz w:val="24"/>
        </w:rPr>
      </w:pPr>
      <w:r w:rsidRPr="00B00B3A">
        <w:rPr>
          <w:rFonts w:eastAsia="Times New Roman"/>
          <w:sz w:val="24"/>
        </w:rPr>
        <w:t>DAO</w:t>
      </w:r>
      <w:r w:rsidRPr="00B00B3A">
        <w:rPr>
          <w:rFonts w:eastAsia="Times New Roman"/>
          <w:sz w:val="24"/>
        </w:rPr>
        <w:tab/>
      </w:r>
      <w:r w:rsidRPr="00B00B3A">
        <w:rPr>
          <w:rFonts w:eastAsia="Times New Roman"/>
          <w:sz w:val="24"/>
        </w:rPr>
        <w:tab/>
      </w:r>
      <w:r w:rsidRPr="00B00B3A">
        <w:rPr>
          <w:rFonts w:eastAsia="Times New Roman"/>
          <w:sz w:val="24"/>
        </w:rPr>
        <w:tab/>
      </w:r>
      <w:r w:rsidR="00B64FB5">
        <w:rPr>
          <w:rFonts w:eastAsia="Times New Roman"/>
          <w:sz w:val="24"/>
        </w:rPr>
        <w:t xml:space="preserve">     </w:t>
      </w:r>
      <w:r w:rsidRPr="00B00B3A">
        <w:rPr>
          <w:rFonts w:eastAsia="Times New Roman"/>
          <w:sz w:val="24"/>
        </w:rPr>
        <w:t>Data Access Object</w:t>
      </w:r>
    </w:p>
    <w:p w14:paraId="790A1B15" w14:textId="3A0A3235" w:rsidR="00B00B3A" w:rsidRDefault="00B64FB5" w:rsidP="00B00B3A">
      <w:pPr>
        <w:spacing w:after="0" w:line="480" w:lineRule="auto"/>
        <w:rPr>
          <w:rFonts w:eastAsia="Times New Roman"/>
          <w:sz w:val="24"/>
        </w:rPr>
      </w:pPr>
      <w:r>
        <w:rPr>
          <w:rFonts w:eastAsia="Times New Roman"/>
          <w:sz w:val="24"/>
        </w:rPr>
        <w:t xml:space="preserve">  </w:t>
      </w:r>
      <w:r w:rsidR="00267FF9">
        <w:rPr>
          <w:rFonts w:eastAsia="Times New Roman"/>
          <w:sz w:val="24"/>
        </w:rPr>
        <w:t xml:space="preserve">          GUI</w:t>
      </w:r>
      <w:r w:rsidR="00267FF9">
        <w:rPr>
          <w:rFonts w:eastAsia="Times New Roman"/>
          <w:sz w:val="24"/>
        </w:rPr>
        <w:tab/>
      </w:r>
      <w:r w:rsidR="00267FF9">
        <w:rPr>
          <w:rFonts w:eastAsia="Times New Roman"/>
          <w:sz w:val="24"/>
        </w:rPr>
        <w:tab/>
        <w:t xml:space="preserve">                 </w:t>
      </w:r>
      <w:r w:rsidR="00B00B3A">
        <w:rPr>
          <w:rFonts w:eastAsia="Times New Roman"/>
          <w:sz w:val="24"/>
        </w:rPr>
        <w:t>Graphical User Interface</w:t>
      </w:r>
    </w:p>
    <w:p w14:paraId="3F85C6C7" w14:textId="4B4CE27D" w:rsidR="00B00B3A" w:rsidRDefault="00B00B3A" w:rsidP="00B64FB5">
      <w:pPr>
        <w:spacing w:after="0" w:line="480" w:lineRule="auto"/>
        <w:ind w:firstLine="720"/>
        <w:rPr>
          <w:rFonts w:eastAsia="Times New Roman"/>
          <w:sz w:val="24"/>
        </w:rPr>
      </w:pPr>
      <w:r>
        <w:rPr>
          <w:rFonts w:eastAsia="Times New Roman"/>
          <w:sz w:val="24"/>
        </w:rPr>
        <w:t>HTTP</w:t>
      </w:r>
      <w:r>
        <w:rPr>
          <w:rFonts w:eastAsia="Times New Roman"/>
          <w:sz w:val="24"/>
        </w:rPr>
        <w:tab/>
      </w:r>
      <w:r>
        <w:rPr>
          <w:rFonts w:eastAsia="Times New Roman"/>
          <w:sz w:val="24"/>
        </w:rPr>
        <w:tab/>
      </w:r>
      <w:r>
        <w:rPr>
          <w:rFonts w:eastAsia="Times New Roman"/>
          <w:sz w:val="24"/>
        </w:rPr>
        <w:tab/>
      </w:r>
      <w:r w:rsidR="00B64FB5">
        <w:rPr>
          <w:rFonts w:eastAsia="Times New Roman"/>
          <w:sz w:val="24"/>
        </w:rPr>
        <w:t xml:space="preserve">     </w:t>
      </w:r>
      <w:r>
        <w:rPr>
          <w:rFonts w:eastAsia="Times New Roman"/>
          <w:sz w:val="24"/>
        </w:rPr>
        <w:t>Hyper Text Transfer Protocol</w:t>
      </w:r>
    </w:p>
    <w:p w14:paraId="7B3ED7AA" w14:textId="175E31C9" w:rsidR="00B00B3A" w:rsidRDefault="00B00B3A" w:rsidP="00B64FB5">
      <w:pPr>
        <w:spacing w:after="0" w:line="480" w:lineRule="auto"/>
        <w:ind w:firstLine="720"/>
        <w:rPr>
          <w:rFonts w:eastAsia="Times New Roman"/>
          <w:sz w:val="24"/>
        </w:rPr>
      </w:pPr>
      <w:r>
        <w:rPr>
          <w:rFonts w:eastAsia="Times New Roman"/>
          <w:sz w:val="24"/>
        </w:rPr>
        <w:t>HQL</w:t>
      </w:r>
      <w:r>
        <w:rPr>
          <w:rFonts w:eastAsia="Times New Roman"/>
          <w:sz w:val="24"/>
        </w:rPr>
        <w:tab/>
      </w:r>
      <w:r>
        <w:rPr>
          <w:rFonts w:eastAsia="Times New Roman"/>
          <w:sz w:val="24"/>
        </w:rPr>
        <w:tab/>
      </w:r>
      <w:r>
        <w:rPr>
          <w:rFonts w:eastAsia="Times New Roman"/>
          <w:sz w:val="24"/>
        </w:rPr>
        <w:tab/>
      </w:r>
      <w:r w:rsidR="00B64FB5">
        <w:rPr>
          <w:rFonts w:eastAsia="Times New Roman"/>
          <w:sz w:val="24"/>
        </w:rPr>
        <w:t xml:space="preserve">     </w:t>
      </w:r>
      <w:r>
        <w:rPr>
          <w:rFonts w:eastAsia="Times New Roman"/>
          <w:sz w:val="24"/>
        </w:rPr>
        <w:t>Hibernate Query Language</w:t>
      </w:r>
    </w:p>
    <w:p w14:paraId="264697DA" w14:textId="31FEFEC5" w:rsidR="00B00B3A" w:rsidRDefault="00B00B3A" w:rsidP="00B64FB5">
      <w:pPr>
        <w:spacing w:after="0" w:line="480" w:lineRule="auto"/>
        <w:ind w:firstLine="720"/>
        <w:rPr>
          <w:rFonts w:eastAsia="Times New Roman"/>
          <w:sz w:val="24"/>
        </w:rPr>
      </w:pPr>
      <w:r>
        <w:rPr>
          <w:rFonts w:eastAsia="Times New Roman"/>
          <w:sz w:val="24"/>
        </w:rPr>
        <w:t>JDBC</w:t>
      </w:r>
      <w:r>
        <w:rPr>
          <w:rFonts w:eastAsia="Times New Roman"/>
          <w:sz w:val="24"/>
        </w:rPr>
        <w:tab/>
      </w:r>
      <w:r>
        <w:rPr>
          <w:rFonts w:eastAsia="Times New Roman"/>
          <w:sz w:val="24"/>
        </w:rPr>
        <w:tab/>
      </w:r>
      <w:r>
        <w:rPr>
          <w:rFonts w:eastAsia="Times New Roman"/>
          <w:sz w:val="24"/>
        </w:rPr>
        <w:tab/>
      </w:r>
      <w:r w:rsidR="00B64FB5">
        <w:rPr>
          <w:rFonts w:eastAsia="Times New Roman"/>
          <w:sz w:val="24"/>
        </w:rPr>
        <w:t xml:space="preserve">     </w:t>
      </w:r>
      <w:r>
        <w:rPr>
          <w:rFonts w:eastAsia="Times New Roman"/>
          <w:sz w:val="24"/>
        </w:rPr>
        <w:t>Java Database Connection</w:t>
      </w:r>
    </w:p>
    <w:p w14:paraId="6A610C24" w14:textId="555E58ED" w:rsidR="00B00B3A" w:rsidRDefault="00B00B3A" w:rsidP="00B64FB5">
      <w:pPr>
        <w:spacing w:after="0" w:line="480" w:lineRule="auto"/>
        <w:ind w:firstLine="720"/>
        <w:rPr>
          <w:rFonts w:eastAsia="Times New Roman"/>
          <w:sz w:val="24"/>
        </w:rPr>
      </w:pPr>
      <w:r>
        <w:rPr>
          <w:rFonts w:eastAsia="Times New Roman"/>
          <w:sz w:val="24"/>
        </w:rPr>
        <w:t>JDK</w:t>
      </w:r>
      <w:r>
        <w:rPr>
          <w:rFonts w:eastAsia="Times New Roman"/>
          <w:sz w:val="24"/>
        </w:rPr>
        <w:tab/>
      </w:r>
      <w:r>
        <w:rPr>
          <w:rFonts w:eastAsia="Times New Roman"/>
          <w:sz w:val="24"/>
        </w:rPr>
        <w:tab/>
      </w:r>
      <w:r>
        <w:rPr>
          <w:rFonts w:eastAsia="Times New Roman"/>
          <w:sz w:val="24"/>
        </w:rPr>
        <w:tab/>
      </w:r>
      <w:r w:rsidR="00B64FB5">
        <w:rPr>
          <w:rFonts w:eastAsia="Times New Roman"/>
          <w:sz w:val="24"/>
        </w:rPr>
        <w:t xml:space="preserve">     </w:t>
      </w:r>
      <w:r>
        <w:rPr>
          <w:rFonts w:eastAsia="Times New Roman"/>
          <w:sz w:val="24"/>
        </w:rPr>
        <w:t>Java Development Kit</w:t>
      </w:r>
    </w:p>
    <w:p w14:paraId="3BBFFDD1" w14:textId="4E46D4B1" w:rsidR="00B00B3A" w:rsidRDefault="00B00B3A" w:rsidP="00B64FB5">
      <w:pPr>
        <w:spacing w:after="0" w:line="480" w:lineRule="auto"/>
        <w:ind w:firstLine="720"/>
        <w:rPr>
          <w:rFonts w:eastAsia="Times New Roman"/>
          <w:sz w:val="24"/>
        </w:rPr>
      </w:pPr>
      <w:r>
        <w:rPr>
          <w:rFonts w:eastAsia="Times New Roman"/>
          <w:sz w:val="24"/>
        </w:rPr>
        <w:t>JSP</w:t>
      </w:r>
      <w:r>
        <w:rPr>
          <w:rFonts w:eastAsia="Times New Roman"/>
          <w:sz w:val="24"/>
        </w:rPr>
        <w:tab/>
      </w:r>
      <w:r>
        <w:rPr>
          <w:rFonts w:eastAsia="Times New Roman"/>
          <w:sz w:val="24"/>
        </w:rPr>
        <w:tab/>
      </w:r>
      <w:r>
        <w:rPr>
          <w:rFonts w:eastAsia="Times New Roman"/>
          <w:sz w:val="24"/>
        </w:rPr>
        <w:tab/>
      </w:r>
      <w:r w:rsidR="00B64FB5">
        <w:rPr>
          <w:rFonts w:eastAsia="Times New Roman"/>
          <w:sz w:val="24"/>
        </w:rPr>
        <w:t xml:space="preserve">    </w:t>
      </w:r>
      <w:r w:rsidR="00267FF9">
        <w:rPr>
          <w:rFonts w:eastAsia="Times New Roman"/>
          <w:sz w:val="24"/>
        </w:rPr>
        <w:t xml:space="preserve"> </w:t>
      </w:r>
      <w:r>
        <w:rPr>
          <w:rFonts w:eastAsia="Times New Roman"/>
          <w:sz w:val="24"/>
        </w:rPr>
        <w:t>Java Server Page</w:t>
      </w:r>
    </w:p>
    <w:p w14:paraId="614B4A90" w14:textId="016ABC49" w:rsidR="00056DA6" w:rsidRDefault="00C54CA0" w:rsidP="00B64FB5">
      <w:pPr>
        <w:spacing w:after="0" w:line="480" w:lineRule="auto"/>
        <w:ind w:firstLine="720"/>
        <w:rPr>
          <w:rFonts w:eastAsia="Times New Roman"/>
          <w:sz w:val="24"/>
        </w:rPr>
      </w:pPr>
      <w:r>
        <w:rPr>
          <w:rFonts w:eastAsia="Times New Roman"/>
          <w:sz w:val="24"/>
        </w:rPr>
        <w:t>MVC</w:t>
      </w:r>
      <w:r>
        <w:rPr>
          <w:rFonts w:eastAsia="Times New Roman"/>
          <w:sz w:val="24"/>
        </w:rPr>
        <w:tab/>
      </w:r>
      <w:r>
        <w:rPr>
          <w:rFonts w:eastAsia="Times New Roman"/>
          <w:sz w:val="24"/>
        </w:rPr>
        <w:tab/>
      </w:r>
      <w:r>
        <w:rPr>
          <w:rFonts w:eastAsia="Times New Roman"/>
          <w:sz w:val="24"/>
        </w:rPr>
        <w:tab/>
      </w:r>
      <w:r w:rsidR="00B64FB5">
        <w:rPr>
          <w:rFonts w:eastAsia="Times New Roman"/>
          <w:sz w:val="24"/>
        </w:rPr>
        <w:t xml:space="preserve">    </w:t>
      </w:r>
      <w:r w:rsidR="00267FF9">
        <w:rPr>
          <w:rFonts w:eastAsia="Times New Roman"/>
          <w:sz w:val="24"/>
        </w:rPr>
        <w:t xml:space="preserve"> </w:t>
      </w:r>
      <w:r>
        <w:rPr>
          <w:rFonts w:eastAsia="Times New Roman"/>
          <w:sz w:val="24"/>
        </w:rPr>
        <w:t>Model-View-Con</w:t>
      </w:r>
      <w:r w:rsidR="00267FF9">
        <w:rPr>
          <w:rFonts w:eastAsia="Times New Roman"/>
          <w:sz w:val="24"/>
        </w:rPr>
        <w:t>t</w:t>
      </w:r>
      <w:r>
        <w:rPr>
          <w:rFonts w:eastAsia="Times New Roman"/>
          <w:sz w:val="24"/>
        </w:rPr>
        <w:t>roller</w:t>
      </w:r>
    </w:p>
    <w:p w14:paraId="249EEF86" w14:textId="6B89A90B" w:rsidR="00713090" w:rsidRDefault="00713090" w:rsidP="00B64FB5">
      <w:pPr>
        <w:spacing w:after="0" w:line="480" w:lineRule="auto"/>
        <w:ind w:firstLine="720"/>
        <w:rPr>
          <w:rFonts w:eastAsia="Times New Roman"/>
          <w:sz w:val="24"/>
        </w:rPr>
      </w:pPr>
      <w:r>
        <w:rPr>
          <w:rFonts w:eastAsia="Times New Roman"/>
          <w:sz w:val="24"/>
        </w:rPr>
        <w:t>ORM</w:t>
      </w:r>
      <w:r>
        <w:rPr>
          <w:rFonts w:eastAsia="Times New Roman"/>
          <w:sz w:val="24"/>
        </w:rPr>
        <w:tab/>
      </w:r>
      <w:r>
        <w:rPr>
          <w:rFonts w:eastAsia="Times New Roman"/>
          <w:sz w:val="24"/>
        </w:rPr>
        <w:tab/>
      </w:r>
      <w:r>
        <w:rPr>
          <w:rFonts w:eastAsia="Times New Roman"/>
          <w:sz w:val="24"/>
        </w:rPr>
        <w:tab/>
      </w:r>
      <w:r w:rsidR="00B64FB5">
        <w:rPr>
          <w:rFonts w:eastAsia="Times New Roman"/>
          <w:sz w:val="24"/>
        </w:rPr>
        <w:t xml:space="preserve">    </w:t>
      </w:r>
      <w:r w:rsidR="00267FF9">
        <w:rPr>
          <w:rFonts w:eastAsia="Times New Roman"/>
          <w:sz w:val="24"/>
        </w:rPr>
        <w:t xml:space="preserve"> </w:t>
      </w:r>
      <w:r>
        <w:rPr>
          <w:rFonts w:eastAsia="Times New Roman"/>
          <w:sz w:val="24"/>
        </w:rPr>
        <w:t>Object Relation Mapping</w:t>
      </w:r>
    </w:p>
    <w:p w14:paraId="2F3683FD" w14:textId="33D1F280" w:rsidR="00C54CA0" w:rsidRDefault="00C54CA0" w:rsidP="00B64FB5">
      <w:pPr>
        <w:spacing w:after="0" w:line="480" w:lineRule="auto"/>
        <w:ind w:firstLine="720"/>
        <w:rPr>
          <w:rFonts w:eastAsia="Times New Roman"/>
          <w:sz w:val="24"/>
        </w:rPr>
      </w:pPr>
      <w:r>
        <w:rPr>
          <w:rFonts w:eastAsia="Times New Roman"/>
          <w:sz w:val="24"/>
        </w:rPr>
        <w:t>RDBM</w:t>
      </w:r>
      <w:r>
        <w:rPr>
          <w:rFonts w:eastAsia="Times New Roman"/>
          <w:sz w:val="24"/>
        </w:rPr>
        <w:tab/>
        <w:t>S</w:t>
      </w:r>
      <w:r>
        <w:rPr>
          <w:rFonts w:eastAsia="Times New Roman"/>
          <w:sz w:val="24"/>
        </w:rPr>
        <w:tab/>
      </w:r>
      <w:r>
        <w:rPr>
          <w:rFonts w:eastAsia="Times New Roman"/>
          <w:sz w:val="24"/>
        </w:rPr>
        <w:tab/>
      </w:r>
      <w:r w:rsidR="00B64FB5">
        <w:rPr>
          <w:rFonts w:eastAsia="Times New Roman"/>
          <w:sz w:val="24"/>
        </w:rPr>
        <w:t xml:space="preserve">    </w:t>
      </w:r>
      <w:r w:rsidR="00267FF9">
        <w:rPr>
          <w:rFonts w:eastAsia="Times New Roman"/>
          <w:sz w:val="24"/>
        </w:rPr>
        <w:t xml:space="preserve"> </w:t>
      </w:r>
      <w:r>
        <w:rPr>
          <w:rFonts w:eastAsia="Times New Roman"/>
          <w:sz w:val="24"/>
        </w:rPr>
        <w:t>Relational Database Management System</w:t>
      </w:r>
      <w:r>
        <w:rPr>
          <w:rFonts w:eastAsia="Times New Roman"/>
          <w:sz w:val="24"/>
        </w:rPr>
        <w:tab/>
      </w:r>
      <w:r>
        <w:rPr>
          <w:rFonts w:eastAsia="Times New Roman"/>
          <w:sz w:val="24"/>
        </w:rPr>
        <w:tab/>
      </w:r>
      <w:r>
        <w:rPr>
          <w:rFonts w:eastAsia="Times New Roman"/>
          <w:sz w:val="24"/>
        </w:rPr>
        <w:tab/>
      </w:r>
    </w:p>
    <w:p w14:paraId="5DA651C7" w14:textId="41B008C4" w:rsidR="00C54CA0" w:rsidRDefault="00C54CA0" w:rsidP="00B64FB5">
      <w:pPr>
        <w:spacing w:after="0" w:line="480" w:lineRule="auto"/>
        <w:ind w:firstLine="720"/>
        <w:rPr>
          <w:rFonts w:eastAsia="Times New Roman"/>
          <w:sz w:val="24"/>
        </w:rPr>
      </w:pPr>
      <w:r>
        <w:rPr>
          <w:rFonts w:eastAsia="Times New Roman"/>
          <w:sz w:val="24"/>
        </w:rPr>
        <w:t>SQL</w:t>
      </w:r>
      <w:r>
        <w:rPr>
          <w:rFonts w:eastAsia="Times New Roman"/>
          <w:sz w:val="24"/>
        </w:rPr>
        <w:tab/>
      </w:r>
      <w:r>
        <w:rPr>
          <w:rFonts w:eastAsia="Times New Roman"/>
          <w:sz w:val="24"/>
        </w:rPr>
        <w:tab/>
      </w:r>
      <w:r>
        <w:rPr>
          <w:rFonts w:eastAsia="Times New Roman"/>
          <w:sz w:val="24"/>
        </w:rPr>
        <w:tab/>
      </w:r>
      <w:r w:rsidR="00B64FB5">
        <w:rPr>
          <w:rFonts w:eastAsia="Times New Roman"/>
          <w:sz w:val="24"/>
        </w:rPr>
        <w:t xml:space="preserve">    </w:t>
      </w:r>
      <w:r w:rsidR="00267FF9">
        <w:rPr>
          <w:rFonts w:eastAsia="Times New Roman"/>
          <w:sz w:val="24"/>
        </w:rPr>
        <w:t xml:space="preserve"> </w:t>
      </w:r>
      <w:r>
        <w:rPr>
          <w:rFonts w:eastAsia="Times New Roman"/>
          <w:sz w:val="24"/>
        </w:rPr>
        <w:t>Structured Query Language</w:t>
      </w:r>
    </w:p>
    <w:p w14:paraId="4184DAB3" w14:textId="400326BA" w:rsidR="00713090" w:rsidRDefault="00713090" w:rsidP="00B64FB5">
      <w:pPr>
        <w:spacing w:after="0" w:line="480" w:lineRule="auto"/>
        <w:ind w:firstLine="720"/>
        <w:rPr>
          <w:rFonts w:eastAsia="Times New Roman"/>
          <w:sz w:val="24"/>
        </w:rPr>
      </w:pPr>
      <w:r>
        <w:rPr>
          <w:rFonts w:eastAsia="Times New Roman"/>
          <w:sz w:val="24"/>
        </w:rPr>
        <w:t>XML</w:t>
      </w:r>
      <w:r>
        <w:rPr>
          <w:rFonts w:eastAsia="Times New Roman"/>
          <w:sz w:val="24"/>
        </w:rPr>
        <w:tab/>
      </w:r>
      <w:r>
        <w:rPr>
          <w:rFonts w:eastAsia="Times New Roman"/>
          <w:sz w:val="24"/>
        </w:rPr>
        <w:tab/>
      </w:r>
      <w:r>
        <w:rPr>
          <w:rFonts w:eastAsia="Times New Roman"/>
          <w:sz w:val="24"/>
        </w:rPr>
        <w:tab/>
      </w:r>
      <w:r w:rsidR="00B64FB5">
        <w:rPr>
          <w:rFonts w:eastAsia="Times New Roman"/>
          <w:sz w:val="24"/>
        </w:rPr>
        <w:t xml:space="preserve">    </w:t>
      </w:r>
      <w:r w:rsidR="00267FF9">
        <w:rPr>
          <w:rFonts w:eastAsia="Times New Roman"/>
          <w:sz w:val="24"/>
        </w:rPr>
        <w:t xml:space="preserve"> </w:t>
      </w:r>
      <w:r>
        <w:rPr>
          <w:rFonts w:eastAsia="Times New Roman"/>
          <w:sz w:val="24"/>
        </w:rPr>
        <w:t>Extensible Markup Language</w:t>
      </w:r>
    </w:p>
    <w:p w14:paraId="2A1CD3E6" w14:textId="31092ED1" w:rsidR="003D02F3" w:rsidRDefault="003D02F3" w:rsidP="00B64FB5">
      <w:pPr>
        <w:spacing w:after="0" w:line="480" w:lineRule="auto"/>
        <w:ind w:firstLine="720"/>
        <w:rPr>
          <w:rFonts w:eastAsia="Times New Roman"/>
          <w:sz w:val="24"/>
        </w:rPr>
      </w:pPr>
      <w:r>
        <w:rPr>
          <w:rFonts w:eastAsia="Times New Roman"/>
          <w:sz w:val="24"/>
        </w:rPr>
        <w:t>UI</w:t>
      </w:r>
      <w:r>
        <w:rPr>
          <w:rFonts w:eastAsia="Times New Roman"/>
          <w:sz w:val="24"/>
        </w:rPr>
        <w:tab/>
      </w:r>
      <w:r>
        <w:rPr>
          <w:rFonts w:eastAsia="Times New Roman"/>
          <w:sz w:val="24"/>
        </w:rPr>
        <w:tab/>
      </w:r>
      <w:r>
        <w:rPr>
          <w:rFonts w:eastAsia="Times New Roman"/>
          <w:sz w:val="24"/>
        </w:rPr>
        <w:tab/>
      </w:r>
      <w:r w:rsidR="00B64FB5">
        <w:rPr>
          <w:rFonts w:eastAsia="Times New Roman"/>
          <w:sz w:val="24"/>
        </w:rPr>
        <w:t xml:space="preserve">    </w:t>
      </w:r>
      <w:r w:rsidR="00267FF9">
        <w:rPr>
          <w:rFonts w:eastAsia="Times New Roman"/>
          <w:sz w:val="24"/>
        </w:rPr>
        <w:t xml:space="preserve"> </w:t>
      </w:r>
      <w:r>
        <w:rPr>
          <w:rFonts w:eastAsia="Times New Roman"/>
          <w:sz w:val="24"/>
        </w:rPr>
        <w:t>User Interface</w:t>
      </w:r>
    </w:p>
    <w:p w14:paraId="59945618" w14:textId="2AAFE393" w:rsidR="00713090" w:rsidRDefault="00713090" w:rsidP="00050993">
      <w:pPr>
        <w:spacing w:after="0" w:line="480" w:lineRule="auto"/>
        <w:rPr>
          <w:rFonts w:eastAsia="Times New Roman"/>
          <w:sz w:val="24"/>
        </w:rPr>
      </w:pPr>
    </w:p>
    <w:p w14:paraId="3EED9BFB" w14:textId="77777777" w:rsidR="008D19B3" w:rsidRDefault="008D19B3" w:rsidP="00050993">
      <w:pPr>
        <w:spacing w:after="0" w:line="480" w:lineRule="auto"/>
        <w:rPr>
          <w:rFonts w:eastAsia="Times New Roman"/>
          <w:sz w:val="24"/>
        </w:rPr>
      </w:pPr>
    </w:p>
    <w:p w14:paraId="58FF69EF" w14:textId="77777777" w:rsidR="00050993" w:rsidRDefault="00050993" w:rsidP="00050993">
      <w:pPr>
        <w:spacing w:after="0" w:line="480" w:lineRule="auto"/>
        <w:rPr>
          <w:rFonts w:eastAsia="Times New Roman"/>
          <w:sz w:val="24"/>
        </w:rPr>
      </w:pPr>
    </w:p>
    <w:p w14:paraId="7F9E8ECA" w14:textId="77777777" w:rsidR="003E67B1" w:rsidRDefault="003E67B1" w:rsidP="003E67B1">
      <w:pPr>
        <w:spacing w:after="0" w:line="480" w:lineRule="auto"/>
        <w:ind w:left="720" w:firstLine="720"/>
        <w:rPr>
          <w:rFonts w:eastAsia="Times New Roman"/>
          <w:sz w:val="24"/>
        </w:rPr>
      </w:pPr>
    </w:p>
    <w:p w14:paraId="79AE4A9C" w14:textId="77777777" w:rsidR="003E67B1" w:rsidRPr="003E67B1" w:rsidRDefault="003E67B1" w:rsidP="003E67B1">
      <w:pPr>
        <w:spacing w:after="0" w:line="480" w:lineRule="auto"/>
        <w:ind w:firstLine="720"/>
        <w:rPr>
          <w:rFonts w:eastAsia="Times New Roman"/>
          <w:sz w:val="24"/>
        </w:rPr>
      </w:pPr>
    </w:p>
    <w:p w14:paraId="54B916DA" w14:textId="77777777" w:rsidR="00A132F3" w:rsidRDefault="00A132F3" w:rsidP="003E17F3">
      <w:pPr>
        <w:spacing w:after="0" w:line="240" w:lineRule="auto"/>
        <w:jc w:val="center"/>
        <w:rPr>
          <w:rFonts w:eastAsia="Times New Roman"/>
          <w:sz w:val="24"/>
        </w:rPr>
      </w:pPr>
    </w:p>
    <w:p w14:paraId="64EF0B00" w14:textId="77777777" w:rsidR="00A132F3" w:rsidRDefault="00A132F3" w:rsidP="003E17F3">
      <w:pPr>
        <w:spacing w:after="0" w:line="240" w:lineRule="auto"/>
        <w:jc w:val="center"/>
        <w:rPr>
          <w:rFonts w:eastAsia="Times New Roman"/>
          <w:sz w:val="24"/>
        </w:rPr>
      </w:pPr>
    </w:p>
    <w:p w14:paraId="4185FCBB" w14:textId="77777777" w:rsidR="00A132F3" w:rsidRDefault="00A132F3" w:rsidP="003E17F3">
      <w:pPr>
        <w:spacing w:after="0" w:line="240" w:lineRule="auto"/>
        <w:jc w:val="center"/>
        <w:rPr>
          <w:rFonts w:eastAsia="Times New Roman"/>
          <w:sz w:val="24"/>
        </w:rPr>
      </w:pPr>
    </w:p>
    <w:p w14:paraId="4C3D63D4" w14:textId="77777777" w:rsidR="00A132F3" w:rsidRDefault="00A132F3" w:rsidP="003E17F3">
      <w:pPr>
        <w:spacing w:after="0" w:line="240" w:lineRule="auto"/>
        <w:jc w:val="center"/>
        <w:rPr>
          <w:rFonts w:eastAsia="Times New Roman"/>
          <w:sz w:val="24"/>
        </w:rPr>
      </w:pPr>
    </w:p>
    <w:p w14:paraId="6A2BAA4F" w14:textId="77777777" w:rsidR="00A132F3" w:rsidRDefault="00A132F3" w:rsidP="003E17F3">
      <w:pPr>
        <w:spacing w:after="0" w:line="240" w:lineRule="auto"/>
        <w:jc w:val="center"/>
        <w:rPr>
          <w:rFonts w:eastAsia="Times New Roman"/>
          <w:sz w:val="24"/>
        </w:rPr>
      </w:pPr>
    </w:p>
    <w:p w14:paraId="283180ED" w14:textId="77777777" w:rsidR="00A132F3" w:rsidRDefault="00A132F3" w:rsidP="003E17F3">
      <w:pPr>
        <w:spacing w:after="0" w:line="240" w:lineRule="auto"/>
        <w:jc w:val="center"/>
        <w:rPr>
          <w:rFonts w:eastAsia="Times New Roman"/>
          <w:sz w:val="24"/>
        </w:rPr>
      </w:pPr>
    </w:p>
    <w:p w14:paraId="05F03014" w14:textId="0354A3DA" w:rsidR="00F60BC7" w:rsidRDefault="00F60BC7" w:rsidP="00F60BC7">
      <w:pPr>
        <w:spacing w:after="0" w:line="240" w:lineRule="auto"/>
        <w:rPr>
          <w:rFonts w:eastAsia="Times New Roman"/>
          <w:sz w:val="24"/>
        </w:rPr>
        <w:sectPr w:rsidR="00F60BC7" w:rsidSect="00561CCE">
          <w:footerReference w:type="default" r:id="rId7"/>
          <w:pgSz w:w="12240" w:h="15840" w:code="1"/>
          <w:pgMar w:top="1440" w:right="1440" w:bottom="1440" w:left="1440" w:header="720" w:footer="720" w:gutter="0"/>
          <w:pgNumType w:fmt="lowerRoman"/>
          <w:cols w:space="720"/>
          <w:titlePg/>
          <w:docGrid w:linePitch="360"/>
        </w:sectPr>
      </w:pPr>
    </w:p>
    <w:p w14:paraId="35059BA4" w14:textId="35F67AD0" w:rsidR="00A132F3" w:rsidRDefault="00A132F3" w:rsidP="00F60BC7">
      <w:pPr>
        <w:spacing w:after="0" w:line="240" w:lineRule="auto"/>
        <w:rPr>
          <w:rFonts w:eastAsia="Times New Roman"/>
          <w:sz w:val="24"/>
        </w:rPr>
      </w:pPr>
    </w:p>
    <w:p w14:paraId="3330C2F0" w14:textId="77777777" w:rsidR="00A132F3" w:rsidRPr="00F7179A" w:rsidRDefault="00A132F3" w:rsidP="00A132F3">
      <w:pPr>
        <w:spacing w:after="0" w:line="480" w:lineRule="auto"/>
        <w:jc w:val="center"/>
        <w:rPr>
          <w:rFonts w:eastAsia="Cambria"/>
          <w:b/>
          <w:sz w:val="24"/>
        </w:rPr>
      </w:pPr>
      <w:r>
        <w:rPr>
          <w:rFonts w:eastAsia="Cambria"/>
          <w:b/>
          <w:sz w:val="24"/>
        </w:rPr>
        <w:t>CHAPTER 1</w:t>
      </w:r>
    </w:p>
    <w:p w14:paraId="70B33B4A" w14:textId="77777777" w:rsidR="00A132F3" w:rsidRPr="00F7179A" w:rsidRDefault="00A132F3" w:rsidP="00A132F3">
      <w:pPr>
        <w:spacing w:after="0" w:line="480" w:lineRule="auto"/>
        <w:jc w:val="center"/>
        <w:rPr>
          <w:rFonts w:eastAsia="Cambria"/>
          <w:b/>
          <w:sz w:val="24"/>
        </w:rPr>
      </w:pPr>
      <w:r>
        <w:rPr>
          <w:rFonts w:eastAsia="Cambria"/>
          <w:b/>
          <w:sz w:val="24"/>
        </w:rPr>
        <w:t>INTRODUCTION</w:t>
      </w:r>
    </w:p>
    <w:p w14:paraId="26F67860" w14:textId="679EF67B" w:rsidR="00D56E99" w:rsidRDefault="0023608C" w:rsidP="001315A8">
      <w:pPr>
        <w:spacing w:after="0" w:line="480" w:lineRule="auto"/>
        <w:rPr>
          <w:sz w:val="24"/>
        </w:rPr>
      </w:pPr>
      <w:r>
        <w:rPr>
          <w:rFonts w:eastAsia="Cambria"/>
          <w:sz w:val="24"/>
        </w:rPr>
        <w:tab/>
      </w:r>
      <w:r w:rsidR="00D878E9">
        <w:rPr>
          <w:sz w:val="24"/>
        </w:rPr>
        <w:t xml:space="preserve">In today’s world, there is a drastic change in each and every field due to rapid advancement in technology. </w:t>
      </w:r>
      <w:r w:rsidR="00D878E9">
        <w:rPr>
          <w:noProof/>
          <w:sz w:val="24"/>
        </w:rPr>
        <w:t>The c</w:t>
      </w:r>
      <w:r w:rsidR="00D878E9" w:rsidRPr="004000D5">
        <w:rPr>
          <w:noProof/>
          <w:sz w:val="24"/>
        </w:rPr>
        <w:t>omputer</w:t>
      </w:r>
      <w:r w:rsidR="008B3948">
        <w:rPr>
          <w:sz w:val="24"/>
        </w:rPr>
        <w:t xml:space="preserve"> was the most revolutionary</w:t>
      </w:r>
      <w:r w:rsidR="00D878E9">
        <w:rPr>
          <w:sz w:val="24"/>
        </w:rPr>
        <w:t xml:space="preserve"> discovery </w:t>
      </w:r>
      <w:r w:rsidR="00336834">
        <w:rPr>
          <w:sz w:val="24"/>
        </w:rPr>
        <w:t xml:space="preserve">until </w:t>
      </w:r>
      <w:r w:rsidR="00D878E9">
        <w:rPr>
          <w:sz w:val="24"/>
        </w:rPr>
        <w:t>the end of 20</w:t>
      </w:r>
      <w:r w:rsidR="00D878E9" w:rsidRPr="00AB6BC9">
        <w:rPr>
          <w:sz w:val="24"/>
          <w:vertAlign w:val="superscript"/>
        </w:rPr>
        <w:t>th</w:t>
      </w:r>
      <w:r w:rsidR="00D878E9">
        <w:rPr>
          <w:sz w:val="24"/>
        </w:rPr>
        <w:t xml:space="preserve"> century, </w:t>
      </w:r>
      <w:r w:rsidR="007C6F56">
        <w:rPr>
          <w:sz w:val="24"/>
        </w:rPr>
        <w:t>and</w:t>
      </w:r>
      <w:r w:rsidR="00D878E9">
        <w:rPr>
          <w:sz w:val="24"/>
        </w:rPr>
        <w:t xml:space="preserve"> after the advent of the </w:t>
      </w:r>
      <w:r w:rsidR="00D878E9" w:rsidRPr="004000D5">
        <w:rPr>
          <w:noProof/>
          <w:sz w:val="24"/>
        </w:rPr>
        <w:t>internet</w:t>
      </w:r>
      <w:r w:rsidR="00D878E9">
        <w:rPr>
          <w:noProof/>
          <w:sz w:val="24"/>
        </w:rPr>
        <w:t>,</w:t>
      </w:r>
      <w:r w:rsidR="00D878E9">
        <w:rPr>
          <w:sz w:val="24"/>
        </w:rPr>
        <w:t xml:space="preserve"> web applicat</w:t>
      </w:r>
      <w:r w:rsidR="00A93827">
        <w:rPr>
          <w:sz w:val="24"/>
        </w:rPr>
        <w:t>ion</w:t>
      </w:r>
      <w:r w:rsidR="007C6F56">
        <w:rPr>
          <w:sz w:val="24"/>
        </w:rPr>
        <w:t>s</w:t>
      </w:r>
      <w:r w:rsidR="00A93827">
        <w:rPr>
          <w:sz w:val="24"/>
        </w:rPr>
        <w:t xml:space="preserve"> became an inherent part of</w:t>
      </w:r>
      <w:r w:rsidR="007C6F56">
        <w:rPr>
          <w:sz w:val="24"/>
        </w:rPr>
        <w:t xml:space="preserve"> most of the</w:t>
      </w:r>
      <w:r w:rsidR="00A93827">
        <w:rPr>
          <w:sz w:val="24"/>
        </w:rPr>
        <w:t xml:space="preserve"> software system</w:t>
      </w:r>
      <w:r w:rsidR="00336834">
        <w:rPr>
          <w:sz w:val="24"/>
        </w:rPr>
        <w:t>s</w:t>
      </w:r>
      <w:r w:rsidR="00A93827">
        <w:rPr>
          <w:sz w:val="24"/>
        </w:rPr>
        <w:t xml:space="preserve">. </w:t>
      </w:r>
      <w:r w:rsidR="00336834">
        <w:rPr>
          <w:sz w:val="24"/>
        </w:rPr>
        <w:t xml:space="preserve">The </w:t>
      </w:r>
      <w:r w:rsidR="00181174">
        <w:rPr>
          <w:sz w:val="24"/>
        </w:rPr>
        <w:t xml:space="preserve">internet </w:t>
      </w:r>
      <w:r w:rsidR="00A93827">
        <w:rPr>
          <w:sz w:val="24"/>
        </w:rPr>
        <w:t xml:space="preserve">is growing </w:t>
      </w:r>
      <w:r w:rsidR="00D501A1">
        <w:rPr>
          <w:sz w:val="24"/>
        </w:rPr>
        <w:t xml:space="preserve">at </w:t>
      </w:r>
      <w:r w:rsidR="00336834">
        <w:rPr>
          <w:sz w:val="24"/>
        </w:rPr>
        <w:t>such a</w:t>
      </w:r>
      <w:r w:rsidR="00D501A1">
        <w:rPr>
          <w:sz w:val="24"/>
        </w:rPr>
        <w:t xml:space="preserve"> rapid </w:t>
      </w:r>
      <w:r w:rsidR="00336834">
        <w:rPr>
          <w:sz w:val="24"/>
        </w:rPr>
        <w:t>pace that</w:t>
      </w:r>
      <w:r w:rsidR="00D501A1">
        <w:rPr>
          <w:sz w:val="24"/>
        </w:rPr>
        <w:t xml:space="preserve"> it has become </w:t>
      </w:r>
      <w:r w:rsidR="008B3948">
        <w:rPr>
          <w:sz w:val="24"/>
        </w:rPr>
        <w:t>an essential part of</w:t>
      </w:r>
      <w:r w:rsidR="00336834">
        <w:rPr>
          <w:sz w:val="24"/>
        </w:rPr>
        <w:t xml:space="preserve"> our day-to-day lives</w:t>
      </w:r>
      <w:r w:rsidR="00D501A1">
        <w:rPr>
          <w:sz w:val="24"/>
        </w:rPr>
        <w:t>. I</w:t>
      </w:r>
      <w:r w:rsidR="00CE23D9">
        <w:rPr>
          <w:sz w:val="24"/>
        </w:rPr>
        <w:t xml:space="preserve">t has been adopted by not only </w:t>
      </w:r>
      <w:r w:rsidR="00336834">
        <w:rPr>
          <w:sz w:val="24"/>
        </w:rPr>
        <w:t xml:space="preserve">the </w:t>
      </w:r>
      <w:r w:rsidR="00CE23D9">
        <w:rPr>
          <w:sz w:val="24"/>
        </w:rPr>
        <w:t xml:space="preserve">software industry but </w:t>
      </w:r>
      <w:r w:rsidR="001315A8">
        <w:rPr>
          <w:sz w:val="24"/>
        </w:rPr>
        <w:t xml:space="preserve">also by nearly every other application area that desires a flexible and global nature. </w:t>
      </w:r>
      <w:r w:rsidR="00181174">
        <w:rPr>
          <w:sz w:val="24"/>
        </w:rPr>
        <w:t>The i</w:t>
      </w:r>
      <w:r w:rsidR="003261C6">
        <w:rPr>
          <w:sz w:val="24"/>
        </w:rPr>
        <w:t xml:space="preserve">nternet has given rise to </w:t>
      </w:r>
      <w:r w:rsidR="00181174">
        <w:rPr>
          <w:sz w:val="24"/>
        </w:rPr>
        <w:t xml:space="preserve">the </w:t>
      </w:r>
      <w:r w:rsidR="003261C6">
        <w:rPr>
          <w:sz w:val="24"/>
        </w:rPr>
        <w:t>development of</w:t>
      </w:r>
      <w:r w:rsidR="00181174">
        <w:rPr>
          <w:sz w:val="24"/>
        </w:rPr>
        <w:t xml:space="preserve"> a</w:t>
      </w:r>
      <w:r w:rsidR="003261C6">
        <w:rPr>
          <w:sz w:val="24"/>
        </w:rPr>
        <w:t xml:space="preserve"> </w:t>
      </w:r>
      <w:r w:rsidR="00E711EC" w:rsidRPr="00B77F9D">
        <w:rPr>
          <w:sz w:val="24"/>
        </w:rPr>
        <w:t xml:space="preserve">Web-Application </w:t>
      </w:r>
      <w:r w:rsidR="003261C6">
        <w:rPr>
          <w:sz w:val="24"/>
        </w:rPr>
        <w:t>in which</w:t>
      </w:r>
      <w:r w:rsidR="00181174">
        <w:rPr>
          <w:sz w:val="24"/>
        </w:rPr>
        <w:t xml:space="preserve"> the</w:t>
      </w:r>
      <w:r w:rsidR="003261C6">
        <w:rPr>
          <w:sz w:val="24"/>
        </w:rPr>
        <w:t xml:space="preserve"> client–server communication model is used where</w:t>
      </w:r>
      <w:r w:rsidR="00181174">
        <w:rPr>
          <w:sz w:val="24"/>
        </w:rPr>
        <w:t xml:space="preserve"> the</w:t>
      </w:r>
      <w:r w:rsidR="003261C6">
        <w:rPr>
          <w:sz w:val="24"/>
        </w:rPr>
        <w:t xml:space="preserve"> user interface (Client) </w:t>
      </w:r>
      <w:r w:rsidR="00181174">
        <w:rPr>
          <w:sz w:val="24"/>
        </w:rPr>
        <w:t xml:space="preserve">runs </w:t>
      </w:r>
      <w:r w:rsidR="008854A3">
        <w:rPr>
          <w:sz w:val="24"/>
        </w:rPr>
        <w:t>on the web-</w:t>
      </w:r>
      <w:r w:rsidR="003261C6">
        <w:rPr>
          <w:sz w:val="24"/>
        </w:rPr>
        <w:t>browser</w:t>
      </w:r>
      <w:r w:rsidR="00D56E99">
        <w:rPr>
          <w:sz w:val="24"/>
        </w:rPr>
        <w:t xml:space="preserve">. </w:t>
      </w:r>
    </w:p>
    <w:p w14:paraId="5874C354" w14:textId="3147F1DA" w:rsidR="008235EF" w:rsidRPr="00A4394C" w:rsidRDefault="00181174" w:rsidP="001315A8">
      <w:pPr>
        <w:spacing w:after="0" w:line="480" w:lineRule="auto"/>
        <w:ind w:firstLine="720"/>
        <w:rPr>
          <w:sz w:val="24"/>
        </w:rPr>
      </w:pPr>
      <w:r>
        <w:rPr>
          <w:sz w:val="24"/>
        </w:rPr>
        <w:t xml:space="preserve">The </w:t>
      </w:r>
      <w:r w:rsidR="006017D8">
        <w:rPr>
          <w:sz w:val="24"/>
        </w:rPr>
        <w:t>Web-</w:t>
      </w:r>
      <w:r w:rsidR="00D56E99">
        <w:rPr>
          <w:sz w:val="24"/>
        </w:rPr>
        <w:t>Applications</w:t>
      </w:r>
      <w:r w:rsidR="003261C6">
        <w:rPr>
          <w:sz w:val="24"/>
        </w:rPr>
        <w:t xml:space="preserve"> </w:t>
      </w:r>
      <w:r w:rsidR="00206F9C">
        <w:rPr>
          <w:sz w:val="24"/>
        </w:rPr>
        <w:t>are dominating</w:t>
      </w:r>
      <w:r w:rsidR="00D56E99">
        <w:rPr>
          <w:sz w:val="24"/>
        </w:rPr>
        <w:t xml:space="preserve"> desktop based application</w:t>
      </w:r>
      <w:r>
        <w:rPr>
          <w:sz w:val="24"/>
        </w:rPr>
        <w:t>s</w:t>
      </w:r>
      <w:r w:rsidR="00206F9C">
        <w:rPr>
          <w:sz w:val="24"/>
        </w:rPr>
        <w:t xml:space="preserve">. </w:t>
      </w:r>
      <w:r w:rsidR="00206F9C" w:rsidRPr="00E711EC">
        <w:rPr>
          <w:sz w:val="24"/>
        </w:rPr>
        <w:t>Desktop applications</w:t>
      </w:r>
      <w:r w:rsidR="00206F9C">
        <w:rPr>
          <w:sz w:val="24"/>
        </w:rPr>
        <w:t xml:space="preserve"> </w:t>
      </w:r>
      <w:r w:rsidR="00D56E99">
        <w:rPr>
          <w:sz w:val="24"/>
        </w:rPr>
        <w:t>have their own advantage</w:t>
      </w:r>
      <w:r w:rsidR="00206F9C">
        <w:rPr>
          <w:sz w:val="24"/>
        </w:rPr>
        <w:t>s,</w:t>
      </w:r>
      <w:r w:rsidR="00D56E99">
        <w:rPr>
          <w:sz w:val="24"/>
        </w:rPr>
        <w:t xml:space="preserve"> but</w:t>
      </w:r>
      <w:r w:rsidR="00F477D6">
        <w:rPr>
          <w:sz w:val="24"/>
        </w:rPr>
        <w:t xml:space="preserve"> </w:t>
      </w:r>
      <w:r w:rsidR="00D56E99">
        <w:rPr>
          <w:sz w:val="24"/>
        </w:rPr>
        <w:t>We</w:t>
      </w:r>
      <w:r w:rsidR="00F477D6">
        <w:rPr>
          <w:sz w:val="24"/>
        </w:rPr>
        <w:t>b</w:t>
      </w:r>
      <w:r w:rsidR="00E711EC">
        <w:rPr>
          <w:sz w:val="24"/>
        </w:rPr>
        <w:t>-</w:t>
      </w:r>
      <w:r w:rsidR="00D56E99">
        <w:rPr>
          <w:sz w:val="24"/>
        </w:rPr>
        <w:t>Application</w:t>
      </w:r>
      <w:r w:rsidR="00E711EC">
        <w:rPr>
          <w:sz w:val="24"/>
        </w:rPr>
        <w:t>s</w:t>
      </w:r>
      <w:r w:rsidR="00D56E99">
        <w:rPr>
          <w:sz w:val="24"/>
        </w:rPr>
        <w:t xml:space="preserve"> are more </w:t>
      </w:r>
      <w:r w:rsidR="00206F9C">
        <w:rPr>
          <w:sz w:val="24"/>
        </w:rPr>
        <w:t xml:space="preserve">in demand </w:t>
      </w:r>
      <w:r w:rsidR="00D56E99">
        <w:rPr>
          <w:sz w:val="24"/>
        </w:rPr>
        <w:t xml:space="preserve">than </w:t>
      </w:r>
      <w:r w:rsidR="00D56E99" w:rsidRPr="00E711EC">
        <w:rPr>
          <w:sz w:val="24"/>
        </w:rPr>
        <w:t>desktop application</w:t>
      </w:r>
      <w:r w:rsidR="00206F9C" w:rsidRPr="00E711EC">
        <w:rPr>
          <w:sz w:val="24"/>
        </w:rPr>
        <w:t>s</w:t>
      </w:r>
      <w:r w:rsidR="00206F9C">
        <w:rPr>
          <w:sz w:val="24"/>
        </w:rPr>
        <w:t xml:space="preserve"> because</w:t>
      </w:r>
      <w:r w:rsidR="00206F9C" w:rsidRPr="00206F9C">
        <w:rPr>
          <w:sz w:val="24"/>
        </w:rPr>
        <w:t xml:space="preserve"> </w:t>
      </w:r>
      <w:r w:rsidR="00206F9C">
        <w:rPr>
          <w:sz w:val="24"/>
        </w:rPr>
        <w:t>users want an up-to-date application that satisfies their requirements</w:t>
      </w:r>
      <w:r w:rsidR="00360B08">
        <w:rPr>
          <w:sz w:val="24"/>
        </w:rPr>
        <w:t>.</w:t>
      </w:r>
      <w:r w:rsidR="00E97906">
        <w:rPr>
          <w:sz w:val="24"/>
        </w:rPr>
        <w:t xml:space="preserve"> Web-</w:t>
      </w:r>
      <w:r w:rsidR="00045DBA">
        <w:rPr>
          <w:sz w:val="24"/>
        </w:rPr>
        <w:t xml:space="preserve">Applications are </w:t>
      </w:r>
      <w:r w:rsidR="0017515E">
        <w:rPr>
          <w:sz w:val="24"/>
        </w:rPr>
        <w:t xml:space="preserve">becoming so </w:t>
      </w:r>
      <w:r w:rsidR="00045DBA">
        <w:rPr>
          <w:sz w:val="24"/>
        </w:rPr>
        <w:t xml:space="preserve">popular that </w:t>
      </w:r>
      <w:r w:rsidR="0017515E">
        <w:rPr>
          <w:sz w:val="24"/>
        </w:rPr>
        <w:t xml:space="preserve">many </w:t>
      </w:r>
      <w:r w:rsidR="00045DBA">
        <w:rPr>
          <w:sz w:val="24"/>
        </w:rPr>
        <w:t>organizations</w:t>
      </w:r>
      <w:r w:rsidR="00560694">
        <w:rPr>
          <w:sz w:val="24"/>
        </w:rPr>
        <w:t xml:space="preserve"> are </w:t>
      </w:r>
      <w:r w:rsidR="001315A8">
        <w:rPr>
          <w:sz w:val="24"/>
        </w:rPr>
        <w:t>growing</w:t>
      </w:r>
      <w:r w:rsidR="00560694">
        <w:rPr>
          <w:sz w:val="24"/>
        </w:rPr>
        <w:t xml:space="preserve"> their businesses by deploying their resources and services</w:t>
      </w:r>
      <w:r w:rsidR="00501E27">
        <w:rPr>
          <w:sz w:val="24"/>
        </w:rPr>
        <w:t xml:space="preserve"> on the web. Websites have become an absolute </w:t>
      </w:r>
      <w:r w:rsidR="001315A8">
        <w:rPr>
          <w:sz w:val="24"/>
        </w:rPr>
        <w:t>requirement</w:t>
      </w:r>
      <w:r w:rsidR="00501E27">
        <w:rPr>
          <w:sz w:val="24"/>
        </w:rPr>
        <w:t xml:space="preserve"> for driving an organization with a prolific profit, besides this, </w:t>
      </w:r>
      <w:r w:rsidR="00F4627D">
        <w:rPr>
          <w:sz w:val="24"/>
        </w:rPr>
        <w:t xml:space="preserve">it becomes really easy to span a wide range of customers from all over the world by going on </w:t>
      </w:r>
      <w:r w:rsidR="0023530A">
        <w:rPr>
          <w:sz w:val="24"/>
        </w:rPr>
        <w:t xml:space="preserve">the </w:t>
      </w:r>
      <w:r w:rsidR="00F4627D">
        <w:rPr>
          <w:sz w:val="24"/>
        </w:rPr>
        <w:t>web. Also,</w:t>
      </w:r>
      <w:r w:rsidR="00E91DC1">
        <w:rPr>
          <w:sz w:val="24"/>
        </w:rPr>
        <w:t xml:space="preserve"> </w:t>
      </w:r>
      <w:r w:rsidR="0026604D">
        <w:rPr>
          <w:sz w:val="24"/>
        </w:rPr>
        <w:t xml:space="preserve">in </w:t>
      </w:r>
      <w:r w:rsidR="00E91DC1">
        <w:rPr>
          <w:sz w:val="24"/>
        </w:rPr>
        <w:t>areas</w:t>
      </w:r>
      <w:r w:rsidR="00F4627D">
        <w:rPr>
          <w:sz w:val="24"/>
        </w:rPr>
        <w:t xml:space="preserve"> </w:t>
      </w:r>
      <w:r w:rsidR="001315A8">
        <w:rPr>
          <w:sz w:val="24"/>
        </w:rPr>
        <w:t>such as</w:t>
      </w:r>
      <w:r w:rsidR="00E91DC1">
        <w:rPr>
          <w:sz w:val="24"/>
        </w:rPr>
        <w:t xml:space="preserve"> </w:t>
      </w:r>
      <w:r w:rsidR="00F4627D">
        <w:rPr>
          <w:sz w:val="24"/>
        </w:rPr>
        <w:t xml:space="preserve">customer relations, </w:t>
      </w:r>
      <w:r w:rsidR="00EE2412" w:rsidRPr="00235DBD">
        <w:rPr>
          <w:sz w:val="24"/>
        </w:rPr>
        <w:t>requirements and interactions</w:t>
      </w:r>
      <w:r w:rsidR="00EE2412">
        <w:rPr>
          <w:sz w:val="24"/>
        </w:rPr>
        <w:t xml:space="preserve"> are efficiently maintained with an adequate expertise in a timely manner. Up to now, the impact of the internet and a </w:t>
      </w:r>
      <w:r w:rsidR="006D1EAB">
        <w:rPr>
          <w:sz w:val="24"/>
        </w:rPr>
        <w:t>Web-</w:t>
      </w:r>
      <w:r w:rsidR="00EE2412" w:rsidRPr="00E04C9C">
        <w:rPr>
          <w:sz w:val="24"/>
        </w:rPr>
        <w:t>Application</w:t>
      </w:r>
      <w:r w:rsidR="00EE2412">
        <w:rPr>
          <w:sz w:val="24"/>
        </w:rPr>
        <w:t xml:space="preserve"> on a computer system have been discussed. </w:t>
      </w:r>
      <w:r w:rsidR="0026604D">
        <w:rPr>
          <w:sz w:val="24"/>
        </w:rPr>
        <w:t>T</w:t>
      </w:r>
      <w:r w:rsidR="00EE2412">
        <w:rPr>
          <w:sz w:val="24"/>
        </w:rPr>
        <w:t xml:space="preserve">here are various new concepts that work together and create a </w:t>
      </w:r>
      <w:r w:rsidR="006D1EAB">
        <w:rPr>
          <w:sz w:val="24"/>
        </w:rPr>
        <w:t>Web-</w:t>
      </w:r>
      <w:r w:rsidR="00EE2412">
        <w:rPr>
          <w:sz w:val="24"/>
        </w:rPr>
        <w:t>Application that runs on the web. Mainly there are three components for a Web</w:t>
      </w:r>
      <w:r w:rsidR="006D1EAB">
        <w:rPr>
          <w:sz w:val="24"/>
        </w:rPr>
        <w:t>-</w:t>
      </w:r>
      <w:r w:rsidR="00EE2412">
        <w:rPr>
          <w:sz w:val="24"/>
        </w:rPr>
        <w:t>Applicatio</w:t>
      </w:r>
      <w:r w:rsidR="00EE2412" w:rsidRPr="00E04C9C">
        <w:rPr>
          <w:sz w:val="24"/>
        </w:rPr>
        <w:t xml:space="preserve">n. </w:t>
      </w:r>
      <w:r w:rsidR="00EE2412">
        <w:rPr>
          <w:sz w:val="24"/>
        </w:rPr>
        <w:t xml:space="preserve">The three components are discussed in the </w:t>
      </w:r>
      <w:r w:rsidR="00EE2412" w:rsidRPr="00A4394C">
        <w:rPr>
          <w:sz w:val="24"/>
        </w:rPr>
        <w:t>following list:</w:t>
      </w:r>
    </w:p>
    <w:p w14:paraId="12766029" w14:textId="6C031216" w:rsidR="008235EF" w:rsidRPr="00B31E7C" w:rsidRDefault="003E2436" w:rsidP="001315A8">
      <w:pPr>
        <w:pStyle w:val="ListParagraph"/>
        <w:numPr>
          <w:ilvl w:val="0"/>
          <w:numId w:val="10"/>
        </w:numPr>
        <w:spacing w:after="0" w:line="480" w:lineRule="auto"/>
        <w:rPr>
          <w:sz w:val="24"/>
        </w:rPr>
      </w:pPr>
      <w:r w:rsidRPr="00E04C9C">
        <w:rPr>
          <w:rFonts w:ascii="Times New Roman" w:hAnsi="Times New Roman"/>
          <w:sz w:val="24"/>
          <w:szCs w:val="24"/>
        </w:rPr>
        <w:lastRenderedPageBreak/>
        <w:t xml:space="preserve"> </w:t>
      </w:r>
      <w:r w:rsidR="001315A8">
        <w:rPr>
          <w:rFonts w:ascii="Times New Roman" w:hAnsi="Times New Roman"/>
          <w:sz w:val="24"/>
          <w:szCs w:val="24"/>
        </w:rPr>
        <w:t>User Interface</w:t>
      </w:r>
      <w:r w:rsidRPr="00E04C9C">
        <w:rPr>
          <w:rFonts w:ascii="Times New Roman" w:hAnsi="Times New Roman"/>
          <w:sz w:val="24"/>
          <w:szCs w:val="24"/>
        </w:rPr>
        <w:t>:</w:t>
      </w:r>
      <w:r w:rsidR="00E211F5" w:rsidRPr="00E04C9C">
        <w:rPr>
          <w:rFonts w:ascii="Times New Roman" w:hAnsi="Times New Roman"/>
          <w:sz w:val="24"/>
          <w:szCs w:val="24"/>
        </w:rPr>
        <w:t xml:space="preserve"> </w:t>
      </w:r>
      <w:r w:rsidR="00A4394C" w:rsidRPr="00E04C9C">
        <w:rPr>
          <w:rFonts w:ascii="Times New Roman" w:hAnsi="Times New Roman"/>
          <w:sz w:val="24"/>
          <w:szCs w:val="24"/>
        </w:rPr>
        <w:t xml:space="preserve">It </w:t>
      </w:r>
      <w:r w:rsidR="00C7667C" w:rsidRPr="00E04C9C">
        <w:rPr>
          <w:rFonts w:ascii="Times New Roman" w:hAnsi="Times New Roman"/>
          <w:sz w:val="24"/>
          <w:szCs w:val="24"/>
        </w:rPr>
        <w:t>is</w:t>
      </w:r>
      <w:r w:rsidR="00E211F5" w:rsidRPr="00E04C9C">
        <w:rPr>
          <w:rFonts w:ascii="Times New Roman" w:hAnsi="Times New Roman"/>
          <w:sz w:val="24"/>
          <w:szCs w:val="24"/>
        </w:rPr>
        <w:t xml:space="preserve"> the view of the</w:t>
      </w:r>
      <w:r w:rsidR="00D038A5" w:rsidRPr="00E04C9C">
        <w:rPr>
          <w:rFonts w:ascii="Times New Roman" w:hAnsi="Times New Roman"/>
          <w:sz w:val="24"/>
          <w:szCs w:val="24"/>
        </w:rPr>
        <w:t xml:space="preserve"> </w:t>
      </w:r>
      <w:r w:rsidR="001315A8">
        <w:rPr>
          <w:rFonts w:ascii="Times New Roman" w:hAnsi="Times New Roman"/>
          <w:sz w:val="24"/>
          <w:szCs w:val="24"/>
        </w:rPr>
        <w:t>Web</w:t>
      </w:r>
      <w:r w:rsidR="006D1EAB">
        <w:rPr>
          <w:rFonts w:ascii="Times New Roman" w:hAnsi="Times New Roman"/>
          <w:sz w:val="24"/>
          <w:szCs w:val="24"/>
        </w:rPr>
        <w:t>-</w:t>
      </w:r>
      <w:r w:rsidR="001315A8">
        <w:rPr>
          <w:rFonts w:ascii="Times New Roman" w:hAnsi="Times New Roman"/>
          <w:sz w:val="24"/>
          <w:szCs w:val="24"/>
        </w:rPr>
        <w:t>A</w:t>
      </w:r>
      <w:r w:rsidR="00E211F5" w:rsidRPr="00E04C9C">
        <w:rPr>
          <w:rFonts w:ascii="Times New Roman" w:hAnsi="Times New Roman"/>
          <w:sz w:val="24"/>
          <w:szCs w:val="24"/>
        </w:rPr>
        <w:t xml:space="preserve">pplication </w:t>
      </w:r>
      <w:r w:rsidR="00C7667C" w:rsidRPr="00E04C9C">
        <w:rPr>
          <w:rFonts w:ascii="Times New Roman" w:hAnsi="Times New Roman"/>
          <w:sz w:val="24"/>
          <w:szCs w:val="24"/>
        </w:rPr>
        <w:t xml:space="preserve">created by </w:t>
      </w:r>
      <w:r w:rsidRPr="00E04C9C">
        <w:rPr>
          <w:rFonts w:ascii="Times New Roman" w:hAnsi="Times New Roman"/>
          <w:sz w:val="24"/>
          <w:szCs w:val="24"/>
        </w:rPr>
        <w:t>using technologies</w:t>
      </w:r>
      <w:r w:rsidR="00E211F5" w:rsidRPr="00E04C9C">
        <w:rPr>
          <w:rFonts w:ascii="Times New Roman" w:hAnsi="Times New Roman"/>
          <w:sz w:val="24"/>
          <w:szCs w:val="24"/>
        </w:rPr>
        <w:t xml:space="preserve"> </w:t>
      </w:r>
      <w:r w:rsidR="00E04C9C">
        <w:rPr>
          <w:rFonts w:ascii="Times New Roman" w:hAnsi="Times New Roman"/>
          <w:sz w:val="24"/>
          <w:szCs w:val="24"/>
        </w:rPr>
        <w:t>such as</w:t>
      </w:r>
      <w:r w:rsidR="00E211F5" w:rsidRPr="00E04C9C">
        <w:rPr>
          <w:rFonts w:ascii="Times New Roman" w:hAnsi="Times New Roman"/>
          <w:sz w:val="24"/>
          <w:szCs w:val="24"/>
        </w:rPr>
        <w:t xml:space="preserve"> HTML</w:t>
      </w:r>
      <w:r w:rsidR="00E04C9C">
        <w:rPr>
          <w:rFonts w:ascii="Times New Roman" w:hAnsi="Times New Roman"/>
          <w:sz w:val="24"/>
          <w:szCs w:val="24"/>
        </w:rPr>
        <w:t xml:space="preserve"> [</w:t>
      </w:r>
      <w:r w:rsidR="00236A11">
        <w:rPr>
          <w:rFonts w:ascii="Times New Roman" w:hAnsi="Times New Roman"/>
          <w:sz w:val="24"/>
          <w:szCs w:val="24"/>
        </w:rPr>
        <w:t>1</w:t>
      </w:r>
      <w:r w:rsidR="00E04C9C">
        <w:rPr>
          <w:rFonts w:ascii="Times New Roman" w:hAnsi="Times New Roman"/>
          <w:sz w:val="24"/>
          <w:szCs w:val="24"/>
        </w:rPr>
        <w:t>]</w:t>
      </w:r>
      <w:r w:rsidR="00E211F5" w:rsidRPr="00E04C9C">
        <w:rPr>
          <w:rFonts w:ascii="Times New Roman" w:hAnsi="Times New Roman"/>
          <w:sz w:val="24"/>
          <w:szCs w:val="24"/>
        </w:rPr>
        <w:t>, CSS</w:t>
      </w:r>
      <w:r w:rsidR="00E04C9C">
        <w:rPr>
          <w:rFonts w:ascii="Times New Roman" w:hAnsi="Times New Roman"/>
          <w:sz w:val="24"/>
          <w:szCs w:val="24"/>
        </w:rPr>
        <w:t xml:space="preserve"> [</w:t>
      </w:r>
      <w:r w:rsidR="00236A11">
        <w:rPr>
          <w:rFonts w:ascii="Times New Roman" w:hAnsi="Times New Roman"/>
          <w:sz w:val="24"/>
          <w:szCs w:val="24"/>
        </w:rPr>
        <w:t>2</w:t>
      </w:r>
      <w:r w:rsidR="00E04C9C">
        <w:rPr>
          <w:rFonts w:ascii="Times New Roman" w:hAnsi="Times New Roman"/>
          <w:sz w:val="24"/>
          <w:szCs w:val="24"/>
        </w:rPr>
        <w:t>]</w:t>
      </w:r>
      <w:r w:rsidR="00E211F5" w:rsidRPr="00E04C9C">
        <w:rPr>
          <w:rFonts w:ascii="Times New Roman" w:hAnsi="Times New Roman"/>
          <w:sz w:val="24"/>
          <w:szCs w:val="24"/>
        </w:rPr>
        <w:t>, JavaScript</w:t>
      </w:r>
      <w:r w:rsidR="00E04C9C">
        <w:rPr>
          <w:rFonts w:ascii="Times New Roman" w:hAnsi="Times New Roman"/>
          <w:sz w:val="24"/>
          <w:szCs w:val="24"/>
        </w:rPr>
        <w:t xml:space="preserve"> [</w:t>
      </w:r>
      <w:r w:rsidR="00236A11">
        <w:rPr>
          <w:rFonts w:ascii="Times New Roman" w:hAnsi="Times New Roman"/>
          <w:sz w:val="24"/>
          <w:szCs w:val="24"/>
        </w:rPr>
        <w:t>3</w:t>
      </w:r>
      <w:r w:rsidR="00E04C9C">
        <w:rPr>
          <w:rFonts w:ascii="Times New Roman" w:hAnsi="Times New Roman"/>
          <w:sz w:val="24"/>
          <w:szCs w:val="24"/>
        </w:rPr>
        <w:t>]</w:t>
      </w:r>
      <w:r w:rsidR="00E211F5" w:rsidRPr="00E04C9C">
        <w:rPr>
          <w:rFonts w:ascii="Times New Roman" w:hAnsi="Times New Roman"/>
          <w:sz w:val="24"/>
          <w:szCs w:val="24"/>
        </w:rPr>
        <w:t>, JQuery</w:t>
      </w:r>
      <w:r w:rsidR="00E04C9C">
        <w:rPr>
          <w:rFonts w:ascii="Times New Roman" w:hAnsi="Times New Roman"/>
          <w:sz w:val="24"/>
          <w:szCs w:val="24"/>
        </w:rPr>
        <w:t xml:space="preserve"> [</w:t>
      </w:r>
      <w:r w:rsidR="00236A11">
        <w:rPr>
          <w:rFonts w:ascii="Times New Roman" w:hAnsi="Times New Roman"/>
          <w:sz w:val="24"/>
          <w:szCs w:val="24"/>
        </w:rPr>
        <w:t>4</w:t>
      </w:r>
      <w:r w:rsidR="00E04C9C">
        <w:rPr>
          <w:rFonts w:ascii="Times New Roman" w:hAnsi="Times New Roman"/>
          <w:sz w:val="24"/>
          <w:szCs w:val="24"/>
        </w:rPr>
        <w:t>]</w:t>
      </w:r>
      <w:r w:rsidR="00E211F5" w:rsidRPr="00E04C9C">
        <w:rPr>
          <w:rFonts w:ascii="Times New Roman" w:hAnsi="Times New Roman"/>
          <w:sz w:val="24"/>
          <w:szCs w:val="24"/>
        </w:rPr>
        <w:t xml:space="preserve">, </w:t>
      </w:r>
      <w:r w:rsidR="00C7667C" w:rsidRPr="00E04C9C">
        <w:rPr>
          <w:rFonts w:ascii="Times New Roman" w:hAnsi="Times New Roman"/>
          <w:sz w:val="24"/>
          <w:szCs w:val="24"/>
        </w:rPr>
        <w:t xml:space="preserve">and </w:t>
      </w:r>
      <w:r w:rsidR="00E211F5" w:rsidRPr="00E04C9C">
        <w:rPr>
          <w:rFonts w:ascii="Times New Roman" w:hAnsi="Times New Roman"/>
          <w:sz w:val="24"/>
          <w:szCs w:val="24"/>
        </w:rPr>
        <w:t>Bootstrap</w:t>
      </w:r>
      <w:r w:rsidR="00E04C9C">
        <w:rPr>
          <w:rFonts w:ascii="Times New Roman" w:hAnsi="Times New Roman"/>
          <w:sz w:val="24"/>
          <w:szCs w:val="24"/>
        </w:rPr>
        <w:t xml:space="preserve"> [</w:t>
      </w:r>
      <w:r w:rsidR="00236A11">
        <w:rPr>
          <w:rFonts w:ascii="Times New Roman" w:hAnsi="Times New Roman"/>
          <w:sz w:val="24"/>
          <w:szCs w:val="24"/>
        </w:rPr>
        <w:t>5</w:t>
      </w:r>
      <w:r w:rsidR="00E04C9C">
        <w:rPr>
          <w:rFonts w:ascii="Times New Roman" w:hAnsi="Times New Roman"/>
          <w:sz w:val="24"/>
          <w:szCs w:val="24"/>
        </w:rPr>
        <w:t xml:space="preserve">]. </w:t>
      </w:r>
      <w:r w:rsidR="001315A8">
        <w:rPr>
          <w:rFonts w:ascii="Times New Roman" w:hAnsi="Times New Roman"/>
          <w:sz w:val="24"/>
          <w:szCs w:val="24"/>
        </w:rPr>
        <w:t>Many</w:t>
      </w:r>
      <w:r w:rsidR="00E04C9C">
        <w:rPr>
          <w:rFonts w:ascii="Times New Roman" w:hAnsi="Times New Roman"/>
          <w:sz w:val="24"/>
          <w:szCs w:val="24"/>
        </w:rPr>
        <w:t xml:space="preserve"> user–</w:t>
      </w:r>
      <w:r w:rsidRPr="00E04C9C">
        <w:rPr>
          <w:rFonts w:ascii="Times New Roman" w:hAnsi="Times New Roman"/>
          <w:sz w:val="24"/>
          <w:szCs w:val="24"/>
        </w:rPr>
        <w:t>interface</w:t>
      </w:r>
      <w:r w:rsidR="001315A8">
        <w:rPr>
          <w:rFonts w:ascii="Times New Roman" w:hAnsi="Times New Roman"/>
          <w:sz w:val="24"/>
          <w:szCs w:val="24"/>
        </w:rPr>
        <w:t>s are</w:t>
      </w:r>
      <w:r w:rsidRPr="00E04C9C">
        <w:rPr>
          <w:rFonts w:ascii="Times New Roman" w:hAnsi="Times New Roman"/>
          <w:sz w:val="24"/>
          <w:szCs w:val="24"/>
        </w:rPr>
        <w:t xml:space="preserve"> developed using these designing technologies</w:t>
      </w:r>
      <w:r w:rsidR="008235EF" w:rsidRPr="00E04C9C">
        <w:rPr>
          <w:rFonts w:ascii="Times New Roman" w:hAnsi="Times New Roman"/>
          <w:sz w:val="24"/>
          <w:szCs w:val="24"/>
        </w:rPr>
        <w:t>.</w:t>
      </w:r>
      <w:r w:rsidR="00E211F5" w:rsidRPr="00E04C9C">
        <w:rPr>
          <w:rFonts w:ascii="Times New Roman" w:hAnsi="Times New Roman"/>
          <w:sz w:val="24"/>
          <w:szCs w:val="24"/>
        </w:rPr>
        <w:t xml:space="preserve"> </w:t>
      </w:r>
    </w:p>
    <w:p w14:paraId="6253B4EC" w14:textId="09D90D9A" w:rsidR="008235EF" w:rsidRPr="00B31E7C" w:rsidRDefault="001315A8" w:rsidP="005D1075">
      <w:pPr>
        <w:pStyle w:val="ListParagraph"/>
        <w:numPr>
          <w:ilvl w:val="0"/>
          <w:numId w:val="10"/>
        </w:numPr>
        <w:spacing w:after="0" w:line="480" w:lineRule="auto"/>
        <w:rPr>
          <w:rFonts w:ascii="Times New Roman" w:hAnsi="Times New Roman"/>
          <w:sz w:val="24"/>
          <w:szCs w:val="24"/>
        </w:rPr>
      </w:pPr>
      <w:r>
        <w:rPr>
          <w:rFonts w:ascii="Times New Roman" w:hAnsi="Times New Roman"/>
          <w:sz w:val="24"/>
          <w:szCs w:val="24"/>
        </w:rPr>
        <w:t xml:space="preserve">Server Side </w:t>
      </w:r>
      <w:r w:rsidR="00E211F5" w:rsidRPr="00B31E7C">
        <w:rPr>
          <w:rFonts w:ascii="Times New Roman" w:hAnsi="Times New Roman"/>
          <w:sz w:val="24"/>
          <w:szCs w:val="24"/>
        </w:rPr>
        <w:t>Code</w:t>
      </w:r>
      <w:r w:rsidR="003E2436" w:rsidRPr="00B31E7C">
        <w:rPr>
          <w:rFonts w:ascii="Times New Roman" w:hAnsi="Times New Roman"/>
          <w:sz w:val="24"/>
          <w:szCs w:val="24"/>
        </w:rPr>
        <w:t>:</w:t>
      </w:r>
      <w:r w:rsidR="00C656CC">
        <w:rPr>
          <w:rFonts w:ascii="Times New Roman" w:hAnsi="Times New Roman"/>
          <w:sz w:val="24"/>
          <w:szCs w:val="24"/>
        </w:rPr>
        <w:t xml:space="preserve"> It is the core part of the Web-</w:t>
      </w:r>
      <w:r w:rsidRPr="00B31E7C">
        <w:rPr>
          <w:rFonts w:ascii="Times New Roman" w:hAnsi="Times New Roman"/>
          <w:sz w:val="24"/>
          <w:szCs w:val="24"/>
        </w:rPr>
        <w:t>A</w:t>
      </w:r>
      <w:r w:rsidR="00B31E7C">
        <w:rPr>
          <w:rFonts w:ascii="Times New Roman" w:eastAsia="Calibri" w:hAnsi="Times New Roman"/>
          <w:sz w:val="24"/>
          <w:szCs w:val="24"/>
        </w:rPr>
        <w:t>pplication</w:t>
      </w:r>
      <w:r w:rsidR="00E211F5" w:rsidRPr="00B31E7C">
        <w:rPr>
          <w:rFonts w:ascii="Times New Roman" w:hAnsi="Times New Roman"/>
          <w:sz w:val="24"/>
          <w:szCs w:val="24"/>
        </w:rPr>
        <w:t xml:space="preserve"> </w:t>
      </w:r>
      <w:r w:rsidR="00B31E7C">
        <w:rPr>
          <w:rFonts w:ascii="Times New Roman" w:eastAsia="Calibri" w:hAnsi="Times New Roman"/>
          <w:sz w:val="24"/>
          <w:szCs w:val="24"/>
        </w:rPr>
        <w:t>where whole business logic</w:t>
      </w:r>
      <w:r w:rsidR="00864DA4">
        <w:rPr>
          <w:rFonts w:ascii="Times New Roman" w:hAnsi="Times New Roman"/>
          <w:sz w:val="24"/>
          <w:szCs w:val="24"/>
        </w:rPr>
        <w:t xml:space="preserve"> resides. I</w:t>
      </w:r>
      <w:r w:rsidR="00E211F5" w:rsidRPr="00B31E7C">
        <w:rPr>
          <w:rFonts w:ascii="Times New Roman" w:hAnsi="Times New Roman"/>
          <w:sz w:val="24"/>
          <w:szCs w:val="24"/>
        </w:rPr>
        <w:t>t is also responsible for handling requests</w:t>
      </w:r>
      <w:r w:rsidR="00DF0C24">
        <w:rPr>
          <w:rFonts w:ascii="Times New Roman" w:hAnsi="Times New Roman"/>
          <w:sz w:val="24"/>
          <w:szCs w:val="24"/>
        </w:rPr>
        <w:t>–</w:t>
      </w:r>
      <w:r w:rsidR="00E211F5" w:rsidRPr="00B31E7C">
        <w:rPr>
          <w:rFonts w:ascii="Times New Roman" w:hAnsi="Times New Roman"/>
          <w:sz w:val="24"/>
          <w:szCs w:val="24"/>
        </w:rPr>
        <w:t>response from the client</w:t>
      </w:r>
      <w:r>
        <w:rPr>
          <w:rFonts w:ascii="Times New Roman" w:hAnsi="Times New Roman"/>
          <w:sz w:val="24"/>
          <w:szCs w:val="24"/>
        </w:rPr>
        <w:t>. V</w:t>
      </w:r>
      <w:r w:rsidR="003E2436" w:rsidRPr="00B31E7C">
        <w:rPr>
          <w:rFonts w:ascii="Times New Roman" w:hAnsi="Times New Roman"/>
          <w:sz w:val="24"/>
          <w:szCs w:val="24"/>
        </w:rPr>
        <w:t>arious programming languages, architectures, and frameworks fall into this cate</w:t>
      </w:r>
      <w:r w:rsidR="008235EF" w:rsidRPr="00B31E7C">
        <w:rPr>
          <w:rFonts w:ascii="Times New Roman" w:hAnsi="Times New Roman"/>
          <w:sz w:val="24"/>
          <w:szCs w:val="24"/>
        </w:rPr>
        <w:t>gory</w:t>
      </w:r>
      <w:r>
        <w:rPr>
          <w:rFonts w:ascii="Times New Roman" w:hAnsi="Times New Roman"/>
          <w:sz w:val="24"/>
          <w:szCs w:val="24"/>
        </w:rPr>
        <w:t>, which will be discussed later in the report</w:t>
      </w:r>
      <w:r w:rsidR="008235EF" w:rsidRPr="00B31E7C">
        <w:rPr>
          <w:rFonts w:ascii="Times New Roman" w:hAnsi="Times New Roman"/>
          <w:sz w:val="24"/>
          <w:szCs w:val="24"/>
        </w:rPr>
        <w:t>.</w:t>
      </w:r>
      <w:r w:rsidR="003E2436" w:rsidRPr="00B31E7C">
        <w:rPr>
          <w:rFonts w:ascii="Times New Roman" w:hAnsi="Times New Roman"/>
          <w:sz w:val="24"/>
          <w:szCs w:val="24"/>
        </w:rPr>
        <w:t xml:space="preserve"> </w:t>
      </w:r>
    </w:p>
    <w:p w14:paraId="4050AC22" w14:textId="1615A069" w:rsidR="004170F1" w:rsidRPr="00B31E7C" w:rsidRDefault="003E2436" w:rsidP="005D1075">
      <w:pPr>
        <w:pStyle w:val="ListParagraph"/>
        <w:numPr>
          <w:ilvl w:val="0"/>
          <w:numId w:val="10"/>
        </w:numPr>
        <w:spacing w:after="0" w:line="480" w:lineRule="auto"/>
        <w:rPr>
          <w:sz w:val="24"/>
          <w:szCs w:val="24"/>
        </w:rPr>
      </w:pPr>
      <w:r w:rsidRPr="00B31E7C">
        <w:rPr>
          <w:rFonts w:ascii="Times New Roman" w:hAnsi="Times New Roman"/>
          <w:sz w:val="24"/>
          <w:szCs w:val="24"/>
        </w:rPr>
        <w:t xml:space="preserve">Database: It is </w:t>
      </w:r>
      <w:r w:rsidRPr="00B31E7C">
        <w:rPr>
          <w:rFonts w:ascii="Times New Roman" w:hAnsi="Times New Roman"/>
          <w:sz w:val="24"/>
          <w:szCs w:val="56"/>
        </w:rPr>
        <w:t xml:space="preserve">responsible for storing and retrieving the data. </w:t>
      </w:r>
      <w:r w:rsidR="008235EF" w:rsidRPr="00B31E7C">
        <w:rPr>
          <w:rFonts w:ascii="Times New Roman" w:hAnsi="Times New Roman"/>
          <w:sz w:val="24"/>
          <w:szCs w:val="56"/>
        </w:rPr>
        <w:t xml:space="preserve">The database is a separate entity </w:t>
      </w:r>
      <w:r w:rsidR="005729BD">
        <w:rPr>
          <w:rFonts w:ascii="Times New Roman" w:hAnsi="Times New Roman"/>
          <w:sz w:val="24"/>
          <w:szCs w:val="56"/>
        </w:rPr>
        <w:t>that</w:t>
      </w:r>
      <w:r w:rsidR="002F3DD2">
        <w:rPr>
          <w:rFonts w:ascii="Times New Roman" w:hAnsi="Times New Roman"/>
          <w:sz w:val="24"/>
          <w:szCs w:val="56"/>
        </w:rPr>
        <w:t xml:space="preserve"> is</w:t>
      </w:r>
      <w:r w:rsidR="008235EF" w:rsidRPr="00B31E7C">
        <w:rPr>
          <w:rFonts w:ascii="Times New Roman" w:hAnsi="Times New Roman"/>
          <w:sz w:val="24"/>
          <w:szCs w:val="56"/>
        </w:rPr>
        <w:t xml:space="preserve"> stored externally outside the programming</w:t>
      </w:r>
      <w:r w:rsidR="008235EF" w:rsidRPr="00B31E7C">
        <w:rPr>
          <w:rFonts w:ascii="Times New Roman" w:hAnsi="Times New Roman"/>
          <w:sz w:val="24"/>
          <w:szCs w:val="24"/>
        </w:rPr>
        <w:t xml:space="preserve"> workspace and it is</w:t>
      </w:r>
      <w:r w:rsidR="001315A8">
        <w:rPr>
          <w:rFonts w:ascii="Times New Roman" w:hAnsi="Times New Roman"/>
          <w:sz w:val="24"/>
          <w:szCs w:val="24"/>
        </w:rPr>
        <w:t xml:space="preserve"> usually</w:t>
      </w:r>
      <w:r w:rsidR="008235EF" w:rsidRPr="00B31E7C">
        <w:rPr>
          <w:rFonts w:ascii="Times New Roman" w:hAnsi="Times New Roman"/>
          <w:sz w:val="24"/>
          <w:szCs w:val="24"/>
        </w:rPr>
        <w:t xml:space="preserve"> managed by</w:t>
      </w:r>
      <w:r w:rsidR="001315A8">
        <w:rPr>
          <w:rFonts w:ascii="Times New Roman" w:hAnsi="Times New Roman"/>
          <w:sz w:val="24"/>
          <w:szCs w:val="24"/>
        </w:rPr>
        <w:t xml:space="preserve"> 3</w:t>
      </w:r>
      <w:r w:rsidR="001315A8" w:rsidRPr="001315A8">
        <w:rPr>
          <w:rFonts w:ascii="Times New Roman" w:hAnsi="Times New Roman"/>
          <w:sz w:val="24"/>
          <w:szCs w:val="24"/>
          <w:vertAlign w:val="superscript"/>
        </w:rPr>
        <w:t>rd</w:t>
      </w:r>
      <w:r w:rsidR="001315A8">
        <w:rPr>
          <w:rFonts w:ascii="Times New Roman" w:hAnsi="Times New Roman"/>
          <w:sz w:val="24"/>
          <w:szCs w:val="24"/>
        </w:rPr>
        <w:t xml:space="preserve"> party software such as</w:t>
      </w:r>
      <w:r w:rsidR="008235EF" w:rsidRPr="00B31E7C">
        <w:rPr>
          <w:rFonts w:ascii="Times New Roman" w:hAnsi="Times New Roman"/>
          <w:sz w:val="24"/>
          <w:szCs w:val="24"/>
        </w:rPr>
        <w:t xml:space="preserve"> MySQL or Oracle, the two most prominent database tools that are being used in software development.</w:t>
      </w:r>
    </w:p>
    <w:p w14:paraId="0F349AA6" w14:textId="59C31445" w:rsidR="00D5541D" w:rsidRDefault="004170F1" w:rsidP="00B81433">
      <w:pPr>
        <w:spacing w:after="0" w:line="480" w:lineRule="auto"/>
        <w:ind w:firstLine="720"/>
        <w:rPr>
          <w:sz w:val="24"/>
        </w:rPr>
      </w:pPr>
      <w:r>
        <w:rPr>
          <w:sz w:val="24"/>
        </w:rPr>
        <w:t>These three aspects</w:t>
      </w:r>
      <w:r w:rsidR="00B5007E">
        <w:rPr>
          <w:sz w:val="24"/>
        </w:rPr>
        <w:t xml:space="preserve"> have become the defacto </w:t>
      </w:r>
      <w:r w:rsidR="00B81433">
        <w:rPr>
          <w:sz w:val="24"/>
        </w:rPr>
        <w:t xml:space="preserve">standard for designing </w:t>
      </w:r>
      <w:r w:rsidR="00B81433" w:rsidRPr="006929F9">
        <w:rPr>
          <w:sz w:val="24"/>
        </w:rPr>
        <w:t>the architecture of the Web-Application</w:t>
      </w:r>
      <w:r w:rsidR="00D5541D" w:rsidRPr="006929F9">
        <w:rPr>
          <w:sz w:val="24"/>
        </w:rPr>
        <w:t>.</w:t>
      </w:r>
    </w:p>
    <w:p w14:paraId="145C70C1" w14:textId="4EB3AE92" w:rsidR="002C37B5" w:rsidRPr="002C37B5" w:rsidRDefault="00A30D35" w:rsidP="00603E4D">
      <w:pPr>
        <w:spacing w:after="0" w:line="480" w:lineRule="auto"/>
        <w:ind w:firstLine="720"/>
        <w:rPr>
          <w:rFonts w:eastAsia="Times New Roman"/>
          <w:sz w:val="24"/>
        </w:rPr>
      </w:pPr>
      <w:r>
        <w:rPr>
          <w:sz w:val="24"/>
        </w:rPr>
        <w:t xml:space="preserve">This project focuses on a </w:t>
      </w:r>
      <w:r w:rsidR="00862E31">
        <w:rPr>
          <w:sz w:val="24"/>
        </w:rPr>
        <w:t>Web-</w:t>
      </w:r>
      <w:r w:rsidR="00603E4D">
        <w:rPr>
          <w:sz w:val="24"/>
        </w:rPr>
        <w:t>A</w:t>
      </w:r>
      <w:r w:rsidR="005B311C">
        <w:rPr>
          <w:sz w:val="24"/>
        </w:rPr>
        <w:t>pplication</w:t>
      </w:r>
      <w:r>
        <w:rPr>
          <w:sz w:val="24"/>
        </w:rPr>
        <w:t>,</w:t>
      </w:r>
      <w:r w:rsidR="00603E4D">
        <w:rPr>
          <w:sz w:val="24"/>
        </w:rPr>
        <w:t xml:space="preserve"> </w:t>
      </w:r>
      <w:r>
        <w:rPr>
          <w:sz w:val="24"/>
        </w:rPr>
        <w:t>in which its specific architecture and framework are</w:t>
      </w:r>
      <w:r w:rsidR="005B311C">
        <w:rPr>
          <w:sz w:val="24"/>
        </w:rPr>
        <w:t xml:space="preserve"> used for coding. Thinking from the general perspective</w:t>
      </w:r>
      <w:r w:rsidR="000239B5">
        <w:rPr>
          <w:sz w:val="24"/>
        </w:rPr>
        <w:t>,</w:t>
      </w:r>
      <w:r>
        <w:rPr>
          <w:sz w:val="24"/>
        </w:rPr>
        <w:t xml:space="preserve"> in order</w:t>
      </w:r>
      <w:r w:rsidR="005B311C">
        <w:rPr>
          <w:sz w:val="24"/>
        </w:rPr>
        <w:t xml:space="preserve"> to </w:t>
      </w:r>
      <w:r w:rsidR="00E84F49">
        <w:rPr>
          <w:sz w:val="24"/>
        </w:rPr>
        <w:t xml:space="preserve">run a nation in </w:t>
      </w:r>
      <w:r>
        <w:rPr>
          <w:sz w:val="24"/>
        </w:rPr>
        <w:t xml:space="preserve">an </w:t>
      </w:r>
      <w:r w:rsidR="00E84F49">
        <w:rPr>
          <w:sz w:val="24"/>
        </w:rPr>
        <w:t>orderly manner</w:t>
      </w:r>
      <w:r>
        <w:rPr>
          <w:sz w:val="24"/>
        </w:rPr>
        <w:t>, a</w:t>
      </w:r>
      <w:r w:rsidR="00E84F49">
        <w:rPr>
          <w:sz w:val="24"/>
        </w:rPr>
        <w:t xml:space="preserve"> government has defined certain rules and regulation</w:t>
      </w:r>
      <w:r>
        <w:rPr>
          <w:sz w:val="24"/>
        </w:rPr>
        <w:t>s,</w:t>
      </w:r>
      <w:r w:rsidR="00E84F49">
        <w:rPr>
          <w:sz w:val="24"/>
        </w:rPr>
        <w:t xml:space="preserve"> </w:t>
      </w:r>
      <w:r>
        <w:rPr>
          <w:sz w:val="24"/>
        </w:rPr>
        <w:t xml:space="preserve">which </w:t>
      </w:r>
      <w:r w:rsidR="00E84F49">
        <w:rPr>
          <w:sz w:val="24"/>
        </w:rPr>
        <w:t>every citizen has to follow</w:t>
      </w:r>
      <w:r>
        <w:rPr>
          <w:sz w:val="24"/>
        </w:rPr>
        <w:t>,</w:t>
      </w:r>
      <w:r w:rsidR="00E84F49">
        <w:rPr>
          <w:sz w:val="24"/>
        </w:rPr>
        <w:t xml:space="preserve"> to create a law abiding society. </w:t>
      </w:r>
      <w:r>
        <w:rPr>
          <w:sz w:val="24"/>
        </w:rPr>
        <w:t xml:space="preserve">Similarly, </w:t>
      </w:r>
      <w:r w:rsidR="00D8578A">
        <w:rPr>
          <w:sz w:val="24"/>
        </w:rPr>
        <w:t>software engineer</w:t>
      </w:r>
      <w:r>
        <w:rPr>
          <w:sz w:val="24"/>
        </w:rPr>
        <w:t>s</w:t>
      </w:r>
      <w:r w:rsidR="00D8578A">
        <w:rPr>
          <w:sz w:val="24"/>
        </w:rPr>
        <w:t xml:space="preserve"> </w:t>
      </w:r>
      <w:r>
        <w:rPr>
          <w:sz w:val="24"/>
        </w:rPr>
        <w:t xml:space="preserve">have </w:t>
      </w:r>
      <w:r w:rsidR="00D8578A">
        <w:rPr>
          <w:sz w:val="24"/>
        </w:rPr>
        <w:t xml:space="preserve">to architect and develop </w:t>
      </w:r>
      <w:r>
        <w:rPr>
          <w:sz w:val="24"/>
        </w:rPr>
        <w:t xml:space="preserve">a software system to create an efficient and maintainable system, according </w:t>
      </w:r>
      <w:r w:rsidR="00155297">
        <w:rPr>
          <w:sz w:val="24"/>
        </w:rPr>
        <w:t xml:space="preserve">to </w:t>
      </w:r>
      <w:r>
        <w:rPr>
          <w:sz w:val="24"/>
        </w:rPr>
        <w:t>Des</w:t>
      </w:r>
      <w:r w:rsidR="00AD544C">
        <w:rPr>
          <w:sz w:val="24"/>
        </w:rPr>
        <w:t>ign Patterns</w:t>
      </w:r>
      <w:r w:rsidR="00C91D8A">
        <w:rPr>
          <w:sz w:val="24"/>
        </w:rPr>
        <w:t xml:space="preserve"> [6</w:t>
      </w:r>
      <w:r>
        <w:rPr>
          <w:sz w:val="24"/>
        </w:rPr>
        <w:t>]</w:t>
      </w:r>
      <w:r w:rsidR="00D8578A">
        <w:rPr>
          <w:sz w:val="24"/>
        </w:rPr>
        <w:t xml:space="preserve">. Design patterns </w:t>
      </w:r>
      <w:r w:rsidR="00C81794">
        <w:rPr>
          <w:sz w:val="24"/>
        </w:rPr>
        <w:t>are</w:t>
      </w:r>
      <w:r w:rsidR="00D8578A">
        <w:rPr>
          <w:sz w:val="24"/>
        </w:rPr>
        <w:t xml:space="preserve"> </w:t>
      </w:r>
      <w:r w:rsidR="00D8578A" w:rsidRPr="00D8578A">
        <w:rPr>
          <w:sz w:val="24"/>
        </w:rPr>
        <w:t>general repeatable solution</w:t>
      </w:r>
      <w:r w:rsidR="00C81794">
        <w:rPr>
          <w:sz w:val="24"/>
        </w:rPr>
        <w:t>s</w:t>
      </w:r>
      <w:r w:rsidR="0068638F">
        <w:rPr>
          <w:sz w:val="24"/>
        </w:rPr>
        <w:t xml:space="preserve"> to</w:t>
      </w:r>
      <w:r w:rsidR="00D8578A" w:rsidRPr="00D8578A">
        <w:rPr>
          <w:sz w:val="24"/>
        </w:rPr>
        <w:t xml:space="preserve"> </w:t>
      </w:r>
      <w:r w:rsidR="008748FC">
        <w:rPr>
          <w:sz w:val="24"/>
        </w:rPr>
        <w:t xml:space="preserve">a </w:t>
      </w:r>
      <w:r w:rsidR="00D8578A" w:rsidRPr="00D8578A">
        <w:rPr>
          <w:sz w:val="24"/>
        </w:rPr>
        <w:t xml:space="preserve">commonly </w:t>
      </w:r>
      <w:r w:rsidR="00D8578A" w:rsidRPr="00F60BC7">
        <w:rPr>
          <w:sz w:val="24"/>
        </w:rPr>
        <w:t>occurring problem</w:t>
      </w:r>
      <w:r w:rsidR="00C81794" w:rsidRPr="00F60BC7">
        <w:rPr>
          <w:sz w:val="24"/>
        </w:rPr>
        <w:t>s</w:t>
      </w:r>
      <w:r w:rsidR="00DA49D5" w:rsidRPr="00F60BC7">
        <w:rPr>
          <w:sz w:val="24"/>
        </w:rPr>
        <w:t xml:space="preserve"> within a given context</w:t>
      </w:r>
      <w:r w:rsidR="00D8578A" w:rsidRPr="00F60BC7">
        <w:rPr>
          <w:sz w:val="24"/>
        </w:rPr>
        <w:t xml:space="preserve"> in software design</w:t>
      </w:r>
      <w:r w:rsidR="00D8578A">
        <w:rPr>
          <w:sz w:val="24"/>
        </w:rPr>
        <w:t>.</w:t>
      </w:r>
      <w:r w:rsidR="00C81794">
        <w:rPr>
          <w:sz w:val="24"/>
        </w:rPr>
        <w:t xml:space="preserve"> For </w:t>
      </w:r>
      <w:r w:rsidR="008E6DA5">
        <w:rPr>
          <w:sz w:val="24"/>
        </w:rPr>
        <w:t>example,</w:t>
      </w:r>
      <w:r w:rsidR="00C81794">
        <w:rPr>
          <w:sz w:val="24"/>
        </w:rPr>
        <w:t xml:space="preserve"> </w:t>
      </w:r>
      <w:r w:rsidR="00AF4C7F">
        <w:rPr>
          <w:sz w:val="24"/>
        </w:rPr>
        <w:t xml:space="preserve">The Model-View-Controller </w:t>
      </w:r>
      <w:r w:rsidR="00C81794">
        <w:rPr>
          <w:sz w:val="24"/>
        </w:rPr>
        <w:t xml:space="preserve">(MVC) </w:t>
      </w:r>
      <w:r w:rsidR="00AF4C7F">
        <w:rPr>
          <w:sz w:val="24"/>
        </w:rPr>
        <w:t xml:space="preserve">architectural pattern is one of the most </w:t>
      </w:r>
      <w:r w:rsidR="00265295">
        <w:rPr>
          <w:sz w:val="24"/>
        </w:rPr>
        <w:t>useful design pattern</w:t>
      </w:r>
      <w:r w:rsidR="00C81794">
        <w:rPr>
          <w:sz w:val="24"/>
        </w:rPr>
        <w:t>s</w:t>
      </w:r>
      <w:r w:rsidR="00265295">
        <w:rPr>
          <w:sz w:val="24"/>
        </w:rPr>
        <w:t xml:space="preserve"> for developing applications.</w:t>
      </w:r>
      <w:r w:rsidR="00A35D17">
        <w:rPr>
          <w:sz w:val="24"/>
        </w:rPr>
        <w:t xml:space="preserve"> Primarily, t</w:t>
      </w:r>
      <w:r w:rsidR="00265295">
        <w:rPr>
          <w:sz w:val="24"/>
        </w:rPr>
        <w:t xml:space="preserve">he MVC </w:t>
      </w:r>
      <w:r w:rsidR="00A35D17">
        <w:rPr>
          <w:sz w:val="24"/>
        </w:rPr>
        <w:t>architecture aims to separate business logic, data model, and user interface.</w:t>
      </w:r>
      <w:r w:rsidR="008E09CB">
        <w:rPr>
          <w:sz w:val="24"/>
        </w:rPr>
        <w:t xml:space="preserve"> </w:t>
      </w:r>
      <w:r w:rsidR="00C81794">
        <w:rPr>
          <w:sz w:val="24"/>
        </w:rPr>
        <w:t xml:space="preserve">In </w:t>
      </w:r>
      <w:r w:rsidR="00672D71">
        <w:rPr>
          <w:sz w:val="24"/>
        </w:rPr>
        <w:t>the presented Web-</w:t>
      </w:r>
      <w:r w:rsidR="008E6DA5">
        <w:rPr>
          <w:sz w:val="24"/>
        </w:rPr>
        <w:t>A</w:t>
      </w:r>
      <w:r w:rsidR="008E09CB">
        <w:rPr>
          <w:sz w:val="24"/>
        </w:rPr>
        <w:t>pplication</w:t>
      </w:r>
      <w:r w:rsidR="008E6DA5">
        <w:rPr>
          <w:sz w:val="24"/>
        </w:rPr>
        <w:t>,</w:t>
      </w:r>
      <w:r w:rsidR="008E09CB">
        <w:rPr>
          <w:sz w:val="24"/>
        </w:rPr>
        <w:t xml:space="preserve"> </w:t>
      </w:r>
      <w:r w:rsidR="00FD0B30">
        <w:rPr>
          <w:sz w:val="24"/>
        </w:rPr>
        <w:t xml:space="preserve">the </w:t>
      </w:r>
      <w:r w:rsidR="00603E4D">
        <w:rPr>
          <w:sz w:val="24"/>
        </w:rPr>
        <w:t>Java Spring F</w:t>
      </w:r>
      <w:r w:rsidR="008E09CB">
        <w:rPr>
          <w:sz w:val="24"/>
        </w:rPr>
        <w:t>ramework</w:t>
      </w:r>
      <w:r w:rsidR="008E6DA5">
        <w:rPr>
          <w:sz w:val="24"/>
        </w:rPr>
        <w:t xml:space="preserve"> </w:t>
      </w:r>
      <w:r w:rsidR="00C81794">
        <w:rPr>
          <w:sz w:val="24"/>
        </w:rPr>
        <w:t>is</w:t>
      </w:r>
      <w:r w:rsidR="008E09CB">
        <w:rPr>
          <w:sz w:val="24"/>
        </w:rPr>
        <w:t xml:space="preserve"> used</w:t>
      </w:r>
      <w:r w:rsidR="00C81794">
        <w:rPr>
          <w:sz w:val="24"/>
        </w:rPr>
        <w:t xml:space="preserve">. The </w:t>
      </w:r>
      <w:r w:rsidR="006E23C8" w:rsidRPr="007E08DD">
        <w:rPr>
          <w:sz w:val="24"/>
        </w:rPr>
        <w:t xml:space="preserve">Spring </w:t>
      </w:r>
      <w:r w:rsidR="00C81794" w:rsidRPr="007E08DD">
        <w:rPr>
          <w:sz w:val="24"/>
        </w:rPr>
        <w:t>Framework</w:t>
      </w:r>
      <w:r w:rsidR="00C81794" w:rsidRPr="006E23C8">
        <w:rPr>
          <w:sz w:val="24"/>
        </w:rPr>
        <w:t xml:space="preserve"> </w:t>
      </w:r>
      <w:r w:rsidR="006E23C8" w:rsidRPr="006E23C8">
        <w:rPr>
          <w:sz w:val="24"/>
        </w:rPr>
        <w:t xml:space="preserve">is </w:t>
      </w:r>
      <w:r w:rsidR="006E23C8" w:rsidRPr="006E23C8">
        <w:rPr>
          <w:sz w:val="24"/>
        </w:rPr>
        <w:lastRenderedPageBreak/>
        <w:t>an open source Java platform</w:t>
      </w:r>
      <w:r w:rsidR="00C81794">
        <w:rPr>
          <w:sz w:val="24"/>
        </w:rPr>
        <w:t xml:space="preserve"> </w:t>
      </w:r>
      <w:r w:rsidR="00B5007E">
        <w:rPr>
          <w:sz w:val="24"/>
        </w:rPr>
        <w:t xml:space="preserve">for MVC </w:t>
      </w:r>
      <w:r w:rsidR="00C81794">
        <w:rPr>
          <w:sz w:val="24"/>
        </w:rPr>
        <w:t>that was</w:t>
      </w:r>
      <w:r w:rsidR="006E23C8" w:rsidRPr="006E23C8">
        <w:rPr>
          <w:sz w:val="24"/>
        </w:rPr>
        <w:t xml:space="preserve"> initially written by Rod Johnson and was first released under</w:t>
      </w:r>
      <w:r w:rsidR="006E23C8">
        <w:rPr>
          <w:sz w:val="24"/>
        </w:rPr>
        <w:t xml:space="preserve"> the Apache 2.0 license in June</w:t>
      </w:r>
      <w:r w:rsidR="00C81794">
        <w:rPr>
          <w:sz w:val="24"/>
        </w:rPr>
        <w:t xml:space="preserve"> </w:t>
      </w:r>
      <w:r w:rsidR="006E23C8" w:rsidRPr="006E23C8">
        <w:rPr>
          <w:sz w:val="24"/>
        </w:rPr>
        <w:t>2003</w:t>
      </w:r>
      <w:r w:rsidR="00C81794">
        <w:rPr>
          <w:sz w:val="24"/>
        </w:rPr>
        <w:t xml:space="preserve">. It </w:t>
      </w:r>
      <w:r w:rsidR="00FF14A8">
        <w:rPr>
          <w:sz w:val="24"/>
        </w:rPr>
        <w:t>has gained</w:t>
      </w:r>
      <w:r w:rsidR="008E6DA5">
        <w:rPr>
          <w:sz w:val="24"/>
        </w:rPr>
        <w:t xml:space="preserve"> </w:t>
      </w:r>
      <w:r w:rsidR="00366A56">
        <w:rPr>
          <w:sz w:val="24"/>
        </w:rPr>
        <w:t xml:space="preserve">a significant amount of </w:t>
      </w:r>
      <w:r w:rsidR="00FF14A8">
        <w:rPr>
          <w:sz w:val="24"/>
        </w:rPr>
        <w:t xml:space="preserve">attention from </w:t>
      </w:r>
      <w:r w:rsidR="00366A56">
        <w:rPr>
          <w:sz w:val="24"/>
        </w:rPr>
        <w:t xml:space="preserve">the </w:t>
      </w:r>
      <w:r w:rsidR="00FF14A8">
        <w:rPr>
          <w:sz w:val="24"/>
        </w:rPr>
        <w:t>Java application industry because its stable release</w:t>
      </w:r>
      <w:r w:rsidR="006E23C8">
        <w:rPr>
          <w:sz w:val="24"/>
        </w:rPr>
        <w:t xml:space="preserve"> is packed with interactive features </w:t>
      </w:r>
      <w:r w:rsidR="008E6DA5">
        <w:rPr>
          <w:sz w:val="24"/>
        </w:rPr>
        <w:t xml:space="preserve">such as </w:t>
      </w:r>
      <w:r w:rsidR="006E23C8">
        <w:rPr>
          <w:sz w:val="24"/>
        </w:rPr>
        <w:t xml:space="preserve">Inversion of Control, Dependency Injection, </w:t>
      </w:r>
      <w:r w:rsidR="00366A56">
        <w:rPr>
          <w:sz w:val="24"/>
        </w:rPr>
        <w:t xml:space="preserve">and </w:t>
      </w:r>
      <w:r w:rsidR="006E23C8">
        <w:rPr>
          <w:sz w:val="24"/>
        </w:rPr>
        <w:t>Auto-Wiring</w:t>
      </w:r>
      <w:r w:rsidR="00603E4D">
        <w:rPr>
          <w:sz w:val="24"/>
        </w:rPr>
        <w:t>, which will be discussed later in the report</w:t>
      </w:r>
      <w:r w:rsidR="008E6DA5" w:rsidRPr="008E6DA5">
        <w:rPr>
          <w:sz w:val="24"/>
        </w:rPr>
        <w:t>.</w:t>
      </w:r>
      <w:r w:rsidR="008E6DA5">
        <w:rPr>
          <w:sz w:val="24"/>
        </w:rPr>
        <w:t xml:space="preserve"> </w:t>
      </w:r>
      <w:r w:rsidR="00024472">
        <w:rPr>
          <w:sz w:val="24"/>
        </w:rPr>
        <w:t>The presented Web-A</w:t>
      </w:r>
      <w:r w:rsidR="006E23C8">
        <w:rPr>
          <w:sz w:val="24"/>
        </w:rPr>
        <w:t>pplication</w:t>
      </w:r>
      <w:r w:rsidR="00366A56">
        <w:rPr>
          <w:sz w:val="24"/>
        </w:rPr>
        <w:t>, Student Registration System,</w:t>
      </w:r>
      <w:r w:rsidR="006E23C8">
        <w:rPr>
          <w:sz w:val="24"/>
        </w:rPr>
        <w:t xml:space="preserve"> will serve</w:t>
      </w:r>
      <w:r w:rsidR="00BB334F">
        <w:rPr>
          <w:sz w:val="24"/>
        </w:rPr>
        <w:t xml:space="preserve"> as an example to demonstrate the </w:t>
      </w:r>
      <w:r w:rsidR="00366A56">
        <w:rPr>
          <w:sz w:val="24"/>
        </w:rPr>
        <w:t>implementation and integration of</w:t>
      </w:r>
      <w:r w:rsidR="00660378">
        <w:rPr>
          <w:sz w:val="24"/>
        </w:rPr>
        <w:t xml:space="preserve"> MVC architecture and</w:t>
      </w:r>
      <w:r w:rsidR="00667452">
        <w:rPr>
          <w:sz w:val="24"/>
        </w:rPr>
        <w:t xml:space="preserve"> Java Spring Framework</w:t>
      </w:r>
      <w:r w:rsidR="006E23C8">
        <w:rPr>
          <w:sz w:val="24"/>
        </w:rPr>
        <w:t xml:space="preserve"> </w:t>
      </w:r>
      <w:r w:rsidR="00660378">
        <w:rPr>
          <w:sz w:val="24"/>
        </w:rPr>
        <w:t>on a web platform.</w:t>
      </w:r>
      <w:del w:id="0" w:author="Sarah Davis" w:date="2016-09-14T11:51:00Z">
        <w:r w:rsidR="00E547BF" w:rsidDel="00534F0A">
          <w:rPr>
            <w:rFonts w:eastAsia="Times New Roman"/>
            <w:sz w:val="24"/>
          </w:rPr>
          <w:delText xml:space="preserve"> </w:delText>
        </w:r>
      </w:del>
    </w:p>
    <w:p w14:paraId="3225946A" w14:textId="04A25321" w:rsidR="00A132F3" w:rsidRDefault="008F2943" w:rsidP="008F2943">
      <w:pPr>
        <w:spacing w:after="0" w:line="480" w:lineRule="auto"/>
        <w:jc w:val="center"/>
        <w:rPr>
          <w:rFonts w:eastAsia="Cambria"/>
          <w:b/>
          <w:sz w:val="24"/>
        </w:rPr>
      </w:pPr>
      <w:r>
        <w:rPr>
          <w:rFonts w:eastAsia="Cambria"/>
          <w:b/>
          <w:sz w:val="24"/>
        </w:rPr>
        <w:t>1</w:t>
      </w:r>
      <w:r w:rsidR="00B04F0D">
        <w:rPr>
          <w:rFonts w:eastAsia="Cambria"/>
          <w:b/>
          <w:sz w:val="24"/>
        </w:rPr>
        <w:t>.1</w:t>
      </w:r>
      <w:r>
        <w:rPr>
          <w:rFonts w:eastAsia="Cambria"/>
          <w:b/>
          <w:sz w:val="24"/>
        </w:rPr>
        <w:t xml:space="preserve"> Goal</w:t>
      </w:r>
    </w:p>
    <w:p w14:paraId="66BB6260" w14:textId="711585DB" w:rsidR="008F2943" w:rsidRDefault="008F2943" w:rsidP="00957357">
      <w:pPr>
        <w:spacing w:after="0" w:line="480" w:lineRule="auto"/>
        <w:rPr>
          <w:rFonts w:eastAsia="Times New Roman"/>
          <w:sz w:val="24"/>
        </w:rPr>
      </w:pPr>
      <w:r>
        <w:rPr>
          <w:rFonts w:eastAsia="Cambria"/>
          <w:b/>
          <w:sz w:val="24"/>
        </w:rPr>
        <w:tab/>
      </w:r>
      <w:r w:rsidR="00053C07">
        <w:rPr>
          <w:rFonts w:eastAsia="Times New Roman"/>
          <w:sz w:val="24"/>
        </w:rPr>
        <w:t>This</w:t>
      </w:r>
      <w:r w:rsidR="002D6E31">
        <w:rPr>
          <w:rFonts w:eastAsia="Times New Roman"/>
          <w:sz w:val="24"/>
        </w:rPr>
        <w:t xml:space="preserve"> </w:t>
      </w:r>
      <w:r w:rsidR="00AB7436">
        <w:rPr>
          <w:rFonts w:eastAsia="Times New Roman"/>
          <w:sz w:val="24"/>
        </w:rPr>
        <w:t xml:space="preserve">report aims to provide a </w:t>
      </w:r>
      <w:r w:rsidR="002F7802">
        <w:rPr>
          <w:rFonts w:eastAsia="Times New Roman"/>
          <w:sz w:val="24"/>
        </w:rPr>
        <w:t>perspicacious understanding</w:t>
      </w:r>
      <w:r w:rsidR="00AB7436">
        <w:rPr>
          <w:rFonts w:eastAsia="Times New Roman"/>
          <w:sz w:val="24"/>
        </w:rPr>
        <w:t xml:space="preserve"> of </w:t>
      </w:r>
      <w:r w:rsidR="002F7802">
        <w:rPr>
          <w:rFonts w:eastAsia="Times New Roman"/>
          <w:sz w:val="24"/>
        </w:rPr>
        <w:t xml:space="preserve">the </w:t>
      </w:r>
      <w:r w:rsidR="00AB7436">
        <w:rPr>
          <w:rFonts w:eastAsia="Times New Roman"/>
          <w:sz w:val="24"/>
        </w:rPr>
        <w:t>MVC architecture</w:t>
      </w:r>
      <w:r w:rsidR="002F7802">
        <w:rPr>
          <w:rFonts w:eastAsia="Times New Roman"/>
          <w:sz w:val="24"/>
        </w:rPr>
        <w:t xml:space="preserve"> and i</w:t>
      </w:r>
      <w:r w:rsidR="00132C33">
        <w:rPr>
          <w:rFonts w:eastAsia="Times New Roman"/>
          <w:sz w:val="24"/>
        </w:rPr>
        <w:t>ts features by demonstrating a Web-A</w:t>
      </w:r>
      <w:r w:rsidR="004704EB">
        <w:rPr>
          <w:rFonts w:eastAsia="Times New Roman"/>
          <w:sz w:val="24"/>
        </w:rPr>
        <w:t>pplication in which Spring F</w:t>
      </w:r>
      <w:r w:rsidR="002F7802">
        <w:rPr>
          <w:rFonts w:eastAsia="Times New Roman"/>
          <w:sz w:val="24"/>
        </w:rPr>
        <w:t xml:space="preserve">ramework is integrated. </w:t>
      </w:r>
      <w:r w:rsidR="00534F0A">
        <w:rPr>
          <w:rFonts w:eastAsia="Times New Roman"/>
          <w:sz w:val="24"/>
        </w:rPr>
        <w:t xml:space="preserve">This </w:t>
      </w:r>
      <w:r w:rsidR="003F4719">
        <w:rPr>
          <w:rFonts w:eastAsia="Times New Roman"/>
          <w:sz w:val="24"/>
        </w:rPr>
        <w:t xml:space="preserve">system </w:t>
      </w:r>
      <w:r w:rsidR="00603E4D">
        <w:rPr>
          <w:rFonts w:eastAsia="Times New Roman"/>
          <w:sz w:val="24"/>
        </w:rPr>
        <w:t>contains many of the</w:t>
      </w:r>
      <w:r w:rsidR="00EF4D4A">
        <w:rPr>
          <w:rFonts w:eastAsia="Times New Roman"/>
          <w:sz w:val="24"/>
        </w:rPr>
        <w:t xml:space="preserve"> necessary functionalities</w:t>
      </w:r>
      <w:r w:rsidR="003F4719">
        <w:rPr>
          <w:rFonts w:eastAsia="Times New Roman"/>
          <w:sz w:val="24"/>
        </w:rPr>
        <w:t xml:space="preserve"> that</w:t>
      </w:r>
      <w:r w:rsidR="00603E4D">
        <w:rPr>
          <w:rFonts w:eastAsia="Times New Roman"/>
          <w:sz w:val="24"/>
        </w:rPr>
        <w:t xml:space="preserve"> can be usually found in</w:t>
      </w:r>
      <w:r w:rsidR="003F4719">
        <w:rPr>
          <w:rFonts w:eastAsia="Times New Roman"/>
          <w:sz w:val="24"/>
        </w:rPr>
        <w:t xml:space="preserve"> </w:t>
      </w:r>
      <w:r w:rsidR="00AC5889" w:rsidRPr="00E5485F">
        <w:rPr>
          <w:rFonts w:eastAsia="Times New Roman"/>
          <w:bCs/>
          <w:sz w:val="24"/>
        </w:rPr>
        <w:t>an</w:t>
      </w:r>
      <w:r w:rsidR="003F4719">
        <w:rPr>
          <w:rFonts w:eastAsia="Times New Roman"/>
          <w:sz w:val="24"/>
        </w:rPr>
        <w:t xml:space="preserve"> </w:t>
      </w:r>
      <w:r w:rsidR="00A7178A">
        <w:rPr>
          <w:rFonts w:eastAsia="Times New Roman"/>
          <w:sz w:val="24"/>
        </w:rPr>
        <w:t>university</w:t>
      </w:r>
      <w:r w:rsidR="00603E4D">
        <w:rPr>
          <w:rFonts w:eastAsia="Times New Roman"/>
          <w:sz w:val="24"/>
        </w:rPr>
        <w:t xml:space="preserve"> enrollment system</w:t>
      </w:r>
      <w:r w:rsidR="00957357">
        <w:rPr>
          <w:rFonts w:eastAsia="Times New Roman"/>
          <w:sz w:val="24"/>
        </w:rPr>
        <w:t>. This Web-A</w:t>
      </w:r>
      <w:r w:rsidR="00A7178A">
        <w:rPr>
          <w:rFonts w:eastAsia="Times New Roman"/>
          <w:sz w:val="24"/>
        </w:rPr>
        <w:t xml:space="preserve">pplication </w:t>
      </w:r>
      <w:r w:rsidR="00957357">
        <w:rPr>
          <w:rFonts w:eastAsia="Times New Roman"/>
          <w:sz w:val="24"/>
        </w:rPr>
        <w:t>has sufficient complexity</w:t>
      </w:r>
      <w:r w:rsidR="00A7178A">
        <w:rPr>
          <w:rFonts w:eastAsia="Times New Roman"/>
          <w:sz w:val="24"/>
        </w:rPr>
        <w:t xml:space="preserve"> to illustrate all aspects of </w:t>
      </w:r>
      <w:r w:rsidR="00957357">
        <w:rPr>
          <w:rFonts w:eastAsia="Times New Roman"/>
          <w:sz w:val="24"/>
        </w:rPr>
        <w:t xml:space="preserve">the </w:t>
      </w:r>
      <w:r w:rsidR="00A7178A">
        <w:rPr>
          <w:rFonts w:eastAsia="Times New Roman"/>
          <w:sz w:val="24"/>
        </w:rPr>
        <w:t>M</w:t>
      </w:r>
      <w:r w:rsidR="00957357">
        <w:rPr>
          <w:rFonts w:eastAsia="Times New Roman"/>
          <w:sz w:val="24"/>
        </w:rPr>
        <w:t>VC architecture. Moreover, the Spring F</w:t>
      </w:r>
      <w:r w:rsidR="00A7178A">
        <w:rPr>
          <w:rFonts w:eastAsia="Times New Roman"/>
          <w:sz w:val="24"/>
        </w:rPr>
        <w:t xml:space="preserve">ramework </w:t>
      </w:r>
      <w:r w:rsidR="00957357">
        <w:rPr>
          <w:rFonts w:eastAsia="Times New Roman"/>
          <w:sz w:val="24"/>
        </w:rPr>
        <w:t>is also keenly depicted by the Web-A</w:t>
      </w:r>
      <w:r w:rsidR="00A7178A">
        <w:rPr>
          <w:rFonts w:eastAsia="Times New Roman"/>
          <w:sz w:val="24"/>
        </w:rPr>
        <w:t>ppl</w:t>
      </w:r>
      <w:r w:rsidR="00E20CD3">
        <w:rPr>
          <w:rFonts w:eastAsia="Times New Roman"/>
          <w:sz w:val="24"/>
        </w:rPr>
        <w:t xml:space="preserve">ication thorough which all </w:t>
      </w:r>
      <w:r w:rsidR="00957357">
        <w:rPr>
          <w:rFonts w:eastAsia="Times New Roman"/>
          <w:sz w:val="24"/>
        </w:rPr>
        <w:t>the crucial characteristics of S</w:t>
      </w:r>
      <w:r w:rsidR="00E20CD3">
        <w:rPr>
          <w:rFonts w:eastAsia="Times New Roman"/>
          <w:sz w:val="24"/>
        </w:rPr>
        <w:t>pring</w:t>
      </w:r>
      <w:r w:rsidR="00BC201E">
        <w:rPr>
          <w:rFonts w:eastAsia="Times New Roman"/>
          <w:sz w:val="24"/>
        </w:rPr>
        <w:t xml:space="preserve"> Framework</w:t>
      </w:r>
      <w:r w:rsidR="00E20CD3">
        <w:rPr>
          <w:rFonts w:eastAsia="Times New Roman"/>
          <w:sz w:val="24"/>
        </w:rPr>
        <w:t xml:space="preserve"> will be described.</w:t>
      </w:r>
      <w:r w:rsidR="00AB7436">
        <w:rPr>
          <w:rFonts w:eastAsia="Times New Roman"/>
          <w:sz w:val="24"/>
        </w:rPr>
        <w:t xml:space="preserve"> </w:t>
      </w:r>
    </w:p>
    <w:p w14:paraId="6BE2FA1A" w14:textId="66F1CF27" w:rsidR="00A8639B" w:rsidRPr="00E20CD3" w:rsidRDefault="00A8639B" w:rsidP="00E20CD3">
      <w:pPr>
        <w:spacing w:after="0" w:line="480" w:lineRule="auto"/>
        <w:rPr>
          <w:rFonts w:eastAsia="Cambria"/>
          <w:b/>
          <w:sz w:val="24"/>
        </w:rPr>
      </w:pPr>
      <w:r>
        <w:rPr>
          <w:rFonts w:eastAsia="Times New Roman"/>
          <w:sz w:val="24"/>
        </w:rPr>
        <w:tab/>
      </w:r>
      <w:r w:rsidR="00EF4D4A">
        <w:rPr>
          <w:rFonts w:eastAsia="Times New Roman"/>
          <w:sz w:val="24"/>
        </w:rPr>
        <w:t>Moreover, t</w:t>
      </w:r>
      <w:r>
        <w:rPr>
          <w:rFonts w:eastAsia="Times New Roman"/>
          <w:sz w:val="24"/>
        </w:rPr>
        <w:t xml:space="preserve">he </w:t>
      </w:r>
      <w:r w:rsidR="00EF4D4A">
        <w:rPr>
          <w:rFonts w:eastAsia="Times New Roman"/>
          <w:sz w:val="24"/>
        </w:rPr>
        <w:t xml:space="preserve">ultimate </w:t>
      </w:r>
      <w:r>
        <w:rPr>
          <w:rFonts w:eastAsia="Times New Roman"/>
          <w:sz w:val="24"/>
        </w:rPr>
        <w:t xml:space="preserve">goal of this project is not to improve upon a current enrollment system but to </w:t>
      </w:r>
      <w:r w:rsidR="00EF4D4A">
        <w:rPr>
          <w:rFonts w:eastAsia="Times New Roman"/>
          <w:sz w:val="24"/>
        </w:rPr>
        <w:t>demonstrate the working</w:t>
      </w:r>
      <w:r>
        <w:rPr>
          <w:rFonts w:eastAsia="Times New Roman"/>
          <w:sz w:val="24"/>
        </w:rPr>
        <w:t xml:space="preserve"> MVC and Spring Framework</w:t>
      </w:r>
      <w:r w:rsidR="00EF4D4A">
        <w:rPr>
          <w:rFonts w:eastAsia="Times New Roman"/>
          <w:sz w:val="24"/>
        </w:rPr>
        <w:t>.</w:t>
      </w:r>
      <w:r>
        <w:rPr>
          <w:rFonts w:eastAsia="Times New Roman"/>
          <w:sz w:val="24"/>
        </w:rPr>
        <w:t xml:space="preserve"> </w:t>
      </w:r>
    </w:p>
    <w:p w14:paraId="3DB9DBBC" w14:textId="0BE1875E" w:rsidR="008F2943" w:rsidRDefault="00B04F0D" w:rsidP="008F2943">
      <w:pPr>
        <w:spacing w:after="0" w:line="480" w:lineRule="auto"/>
        <w:jc w:val="center"/>
        <w:rPr>
          <w:rFonts w:eastAsia="Times New Roman"/>
          <w:b/>
          <w:sz w:val="24"/>
        </w:rPr>
      </w:pPr>
      <w:r>
        <w:rPr>
          <w:rFonts w:eastAsia="Times New Roman"/>
          <w:b/>
          <w:sz w:val="24"/>
        </w:rPr>
        <w:t>1.2</w:t>
      </w:r>
      <w:r w:rsidR="008F2943" w:rsidRPr="00F044B2">
        <w:rPr>
          <w:rFonts w:eastAsia="Times New Roman"/>
          <w:b/>
          <w:sz w:val="24"/>
        </w:rPr>
        <w:t xml:space="preserve"> Scope of the System</w:t>
      </w:r>
    </w:p>
    <w:p w14:paraId="1E2F937D" w14:textId="2A81D1FE" w:rsidR="00B1546E" w:rsidRPr="00B1546E" w:rsidRDefault="00B1546E" w:rsidP="00957357">
      <w:pPr>
        <w:spacing w:after="0" w:line="480" w:lineRule="auto"/>
        <w:rPr>
          <w:rFonts w:eastAsia="Times New Roman"/>
          <w:sz w:val="24"/>
        </w:rPr>
      </w:pPr>
      <w:r>
        <w:rPr>
          <w:rFonts w:eastAsia="Times New Roman"/>
          <w:b/>
          <w:sz w:val="24"/>
        </w:rPr>
        <w:tab/>
      </w:r>
      <w:r>
        <w:rPr>
          <w:rFonts w:eastAsia="Times New Roman"/>
          <w:sz w:val="24"/>
        </w:rPr>
        <w:t>Here, the implicit purpose of developing the S</w:t>
      </w:r>
      <w:r w:rsidR="00D97524">
        <w:rPr>
          <w:rFonts w:eastAsia="Times New Roman"/>
          <w:sz w:val="24"/>
        </w:rPr>
        <w:t>tudent Registration System</w:t>
      </w:r>
      <w:r>
        <w:rPr>
          <w:rFonts w:eastAsia="Times New Roman"/>
          <w:sz w:val="24"/>
        </w:rPr>
        <w:t xml:space="preserve"> is to </w:t>
      </w:r>
      <w:r w:rsidR="00A8639B">
        <w:rPr>
          <w:rFonts w:eastAsia="Times New Roman"/>
          <w:sz w:val="24"/>
        </w:rPr>
        <w:t xml:space="preserve">explain the </w:t>
      </w:r>
      <w:r w:rsidR="00957357">
        <w:rPr>
          <w:rFonts w:eastAsia="Times New Roman"/>
          <w:sz w:val="24"/>
        </w:rPr>
        <w:t xml:space="preserve">MVC </w:t>
      </w:r>
      <w:r w:rsidR="00A8639B">
        <w:rPr>
          <w:rFonts w:eastAsia="Times New Roman"/>
          <w:sz w:val="24"/>
        </w:rPr>
        <w:t>architecture and functioning</w:t>
      </w:r>
      <w:r>
        <w:rPr>
          <w:rFonts w:eastAsia="Times New Roman"/>
          <w:sz w:val="24"/>
        </w:rPr>
        <w:t xml:space="preserve"> while integrated with </w:t>
      </w:r>
      <w:r w:rsidR="00957357">
        <w:rPr>
          <w:rFonts w:eastAsia="Times New Roman"/>
          <w:sz w:val="24"/>
        </w:rPr>
        <w:t>the Spring F</w:t>
      </w:r>
      <w:r w:rsidRPr="00D97524">
        <w:rPr>
          <w:rFonts w:eastAsia="Times New Roman"/>
          <w:sz w:val="24"/>
        </w:rPr>
        <w:t>ramework</w:t>
      </w:r>
      <w:r>
        <w:rPr>
          <w:rFonts w:eastAsia="Times New Roman"/>
          <w:sz w:val="24"/>
        </w:rPr>
        <w:t xml:space="preserve">, and this goal is efficiently accomplished. Although, there are few limitations of the purposed </w:t>
      </w:r>
      <w:r w:rsidR="000D2534">
        <w:rPr>
          <w:rFonts w:eastAsia="Times New Roman"/>
          <w:sz w:val="24"/>
        </w:rPr>
        <w:t>Student R</w:t>
      </w:r>
      <w:r w:rsidR="008D377E">
        <w:rPr>
          <w:rFonts w:eastAsia="Times New Roman"/>
          <w:sz w:val="24"/>
        </w:rPr>
        <w:t xml:space="preserve">egistration </w:t>
      </w:r>
      <w:r w:rsidR="000D2534">
        <w:rPr>
          <w:rFonts w:eastAsia="Times New Roman"/>
          <w:sz w:val="24"/>
        </w:rPr>
        <w:t>S</w:t>
      </w:r>
      <w:r>
        <w:rPr>
          <w:rFonts w:eastAsia="Times New Roman"/>
          <w:sz w:val="24"/>
        </w:rPr>
        <w:t>ystem</w:t>
      </w:r>
      <w:r w:rsidR="00957357">
        <w:rPr>
          <w:rFonts w:eastAsia="Times New Roman"/>
          <w:sz w:val="24"/>
        </w:rPr>
        <w:t>:</w:t>
      </w:r>
      <w:r>
        <w:rPr>
          <w:rFonts w:eastAsia="Times New Roman"/>
          <w:sz w:val="24"/>
        </w:rPr>
        <w:t xml:space="preserve">  </w:t>
      </w:r>
    </w:p>
    <w:p w14:paraId="2239F43C" w14:textId="0CD7C414" w:rsidR="008F2943" w:rsidRDefault="000D2534" w:rsidP="00AF0E94">
      <w:pPr>
        <w:pStyle w:val="ListParagraph"/>
        <w:numPr>
          <w:ilvl w:val="0"/>
          <w:numId w:val="5"/>
        </w:numPr>
        <w:spacing w:after="0" w:line="480" w:lineRule="auto"/>
        <w:ind w:left="720"/>
        <w:rPr>
          <w:rFonts w:ascii="Times New Roman" w:hAnsi="Times New Roman"/>
          <w:sz w:val="24"/>
        </w:rPr>
      </w:pPr>
      <w:r>
        <w:rPr>
          <w:rFonts w:ascii="Times New Roman" w:hAnsi="Times New Roman"/>
          <w:sz w:val="24"/>
        </w:rPr>
        <w:lastRenderedPageBreak/>
        <w:t>The presented</w:t>
      </w:r>
      <w:r w:rsidR="008D377E">
        <w:rPr>
          <w:rFonts w:ascii="Times New Roman" w:hAnsi="Times New Roman"/>
          <w:sz w:val="24"/>
        </w:rPr>
        <w:t xml:space="preserve"> </w:t>
      </w:r>
      <w:r>
        <w:rPr>
          <w:rFonts w:ascii="Times New Roman" w:hAnsi="Times New Roman"/>
          <w:sz w:val="24"/>
        </w:rPr>
        <w:t>Student R</w:t>
      </w:r>
      <w:r w:rsidR="003545E1" w:rsidRPr="003545E1">
        <w:rPr>
          <w:rFonts w:ascii="Times New Roman" w:hAnsi="Times New Roman"/>
          <w:sz w:val="24"/>
        </w:rPr>
        <w:t>egistrat</w:t>
      </w:r>
      <w:r>
        <w:rPr>
          <w:rFonts w:ascii="Times New Roman" w:hAnsi="Times New Roman"/>
          <w:sz w:val="24"/>
        </w:rPr>
        <w:t>ion S</w:t>
      </w:r>
      <w:r w:rsidR="003545E1" w:rsidRPr="003545E1">
        <w:rPr>
          <w:rFonts w:ascii="Times New Roman" w:hAnsi="Times New Roman"/>
          <w:sz w:val="24"/>
        </w:rPr>
        <w:t>ystem</w:t>
      </w:r>
      <w:r w:rsidR="008D377E">
        <w:rPr>
          <w:rFonts w:ascii="Times New Roman" w:hAnsi="Times New Roman"/>
          <w:sz w:val="24"/>
        </w:rPr>
        <w:t xml:space="preserve"> does</w:t>
      </w:r>
      <w:r w:rsidR="00F94930">
        <w:rPr>
          <w:rFonts w:ascii="Times New Roman" w:hAnsi="Times New Roman"/>
          <w:sz w:val="24"/>
        </w:rPr>
        <w:t xml:space="preserve"> no</w:t>
      </w:r>
      <w:r w:rsidR="008D377E">
        <w:rPr>
          <w:rFonts w:ascii="Times New Roman" w:hAnsi="Times New Roman"/>
          <w:sz w:val="24"/>
        </w:rPr>
        <w:t>t have any payment module to pay the fees for enrolled courses.</w:t>
      </w:r>
    </w:p>
    <w:p w14:paraId="245B62C3" w14:textId="77777777" w:rsidR="00D47224" w:rsidRPr="00F044B2" w:rsidRDefault="00D47224" w:rsidP="00AF0E94">
      <w:pPr>
        <w:pStyle w:val="ListParagraph"/>
        <w:numPr>
          <w:ilvl w:val="0"/>
          <w:numId w:val="5"/>
        </w:numPr>
        <w:spacing w:after="0" w:line="480" w:lineRule="auto"/>
        <w:ind w:left="720"/>
        <w:rPr>
          <w:rFonts w:ascii="Times New Roman" w:hAnsi="Times New Roman"/>
          <w:sz w:val="24"/>
        </w:rPr>
      </w:pPr>
      <w:r>
        <w:rPr>
          <w:rFonts w:ascii="Times New Roman" w:hAnsi="Times New Roman"/>
          <w:sz w:val="24"/>
        </w:rPr>
        <w:t xml:space="preserve">The credit management system for courses is </w:t>
      </w:r>
      <w:r w:rsidR="00183ED0">
        <w:rPr>
          <w:rFonts w:ascii="Times New Roman" w:hAnsi="Times New Roman"/>
          <w:sz w:val="24"/>
        </w:rPr>
        <w:t>not yet developed.</w:t>
      </w:r>
    </w:p>
    <w:p w14:paraId="1B6888BB" w14:textId="16042878" w:rsidR="00983413" w:rsidRPr="005F5F49" w:rsidRDefault="005F616F" w:rsidP="00AF0E94">
      <w:pPr>
        <w:pStyle w:val="ListParagraph"/>
        <w:numPr>
          <w:ilvl w:val="0"/>
          <w:numId w:val="5"/>
        </w:numPr>
        <w:spacing w:after="0" w:line="480" w:lineRule="auto"/>
        <w:ind w:left="720"/>
        <w:rPr>
          <w:rFonts w:ascii="Times New Roman" w:hAnsi="Times New Roman"/>
          <w:sz w:val="24"/>
        </w:rPr>
      </w:pPr>
      <w:r>
        <w:rPr>
          <w:rFonts w:ascii="Times New Roman" w:hAnsi="Times New Roman"/>
          <w:sz w:val="24"/>
        </w:rPr>
        <w:t>T</w:t>
      </w:r>
      <w:r w:rsidR="008D377E">
        <w:rPr>
          <w:rFonts w:ascii="Times New Roman" w:hAnsi="Times New Roman"/>
          <w:sz w:val="24"/>
        </w:rPr>
        <w:t xml:space="preserve">his system works only on web-browser, so it requires reliable internet connection at </w:t>
      </w:r>
      <w:r w:rsidR="009351BB">
        <w:rPr>
          <w:rFonts w:ascii="Times New Roman" w:hAnsi="Times New Roman"/>
          <w:sz w:val="24"/>
        </w:rPr>
        <w:t xml:space="preserve">the </w:t>
      </w:r>
      <w:r w:rsidR="008D377E">
        <w:rPr>
          <w:rFonts w:ascii="Times New Roman" w:hAnsi="Times New Roman"/>
          <w:sz w:val="24"/>
        </w:rPr>
        <w:t xml:space="preserve">user end. </w:t>
      </w:r>
    </w:p>
    <w:p w14:paraId="563BA327" w14:textId="45680C40" w:rsidR="008F2943" w:rsidRDefault="00B04F0D" w:rsidP="00044BC0">
      <w:pPr>
        <w:spacing w:after="0" w:line="480" w:lineRule="auto"/>
        <w:jc w:val="center"/>
        <w:rPr>
          <w:rFonts w:eastAsia="Times New Roman"/>
          <w:b/>
          <w:sz w:val="24"/>
        </w:rPr>
      </w:pPr>
      <w:r>
        <w:rPr>
          <w:rFonts w:eastAsia="Times New Roman"/>
          <w:b/>
          <w:sz w:val="24"/>
        </w:rPr>
        <w:t>1.3</w:t>
      </w:r>
      <w:r w:rsidR="00044BC0" w:rsidRPr="00F044B2">
        <w:rPr>
          <w:rFonts w:eastAsia="Times New Roman"/>
          <w:b/>
          <w:sz w:val="24"/>
        </w:rPr>
        <w:t xml:space="preserve"> </w:t>
      </w:r>
      <w:r w:rsidR="004D70A6">
        <w:rPr>
          <w:rFonts w:eastAsia="Times New Roman"/>
          <w:b/>
          <w:sz w:val="24"/>
        </w:rPr>
        <w:t xml:space="preserve">Functional </w:t>
      </w:r>
      <w:r w:rsidR="004D70A6" w:rsidRPr="00F044B2">
        <w:rPr>
          <w:rFonts w:eastAsia="Times New Roman"/>
          <w:b/>
          <w:sz w:val="24"/>
        </w:rPr>
        <w:t>Objectives</w:t>
      </w:r>
    </w:p>
    <w:p w14:paraId="48EEFA77" w14:textId="5BB339DD" w:rsidR="008D377E" w:rsidRPr="008D377E" w:rsidRDefault="008D377E" w:rsidP="008D377E">
      <w:pPr>
        <w:spacing w:after="0" w:line="480" w:lineRule="auto"/>
        <w:rPr>
          <w:rFonts w:eastAsia="Times New Roman"/>
          <w:sz w:val="24"/>
        </w:rPr>
      </w:pPr>
      <w:r>
        <w:rPr>
          <w:rFonts w:eastAsia="Times New Roman"/>
          <w:b/>
          <w:sz w:val="24"/>
        </w:rPr>
        <w:tab/>
      </w:r>
      <w:r>
        <w:rPr>
          <w:sz w:val="24"/>
        </w:rPr>
        <w:t>The success of a project depends on the</w:t>
      </w:r>
      <w:r w:rsidR="00427F65">
        <w:rPr>
          <w:sz w:val="24"/>
        </w:rPr>
        <w:t xml:space="preserve"> fulfillment of</w:t>
      </w:r>
      <w:r>
        <w:rPr>
          <w:sz w:val="24"/>
        </w:rPr>
        <w:t xml:space="preserve"> functional requirements and non-functional requirements </w:t>
      </w:r>
      <w:r w:rsidR="00427F65">
        <w:rPr>
          <w:sz w:val="24"/>
        </w:rPr>
        <w:t>accompanied by</w:t>
      </w:r>
      <w:r>
        <w:rPr>
          <w:sz w:val="24"/>
        </w:rPr>
        <w:t xml:space="preserve"> objectives of the project </w:t>
      </w:r>
      <w:r w:rsidR="00427F65">
        <w:rPr>
          <w:sz w:val="24"/>
        </w:rPr>
        <w:t xml:space="preserve">that also </w:t>
      </w:r>
      <w:r>
        <w:rPr>
          <w:sz w:val="24"/>
        </w:rPr>
        <w:t>should be satisfied without any error</w:t>
      </w:r>
      <w:r w:rsidR="00924C6A">
        <w:rPr>
          <w:sz w:val="24"/>
        </w:rPr>
        <w:t>.</w:t>
      </w:r>
      <w:r>
        <w:rPr>
          <w:sz w:val="24"/>
        </w:rPr>
        <w:t xml:space="preserve"> </w:t>
      </w:r>
      <w:r w:rsidR="00924C6A" w:rsidRPr="00924C6A">
        <w:rPr>
          <w:sz w:val="24"/>
        </w:rPr>
        <w:t>The functional objectives are listed below:</w:t>
      </w:r>
    </w:p>
    <w:p w14:paraId="130B8545" w14:textId="77777777" w:rsidR="008F2943" w:rsidRPr="00F044B2" w:rsidRDefault="00427F65" w:rsidP="00D05B04">
      <w:pPr>
        <w:pStyle w:val="ListParagraph"/>
        <w:numPr>
          <w:ilvl w:val="0"/>
          <w:numId w:val="6"/>
        </w:numPr>
        <w:spacing w:after="0" w:line="480" w:lineRule="auto"/>
        <w:ind w:left="720"/>
        <w:rPr>
          <w:rFonts w:ascii="Times New Roman" w:hAnsi="Times New Roman"/>
          <w:b/>
          <w:sz w:val="24"/>
        </w:rPr>
      </w:pPr>
      <w:r>
        <w:rPr>
          <w:rFonts w:ascii="Times New Roman" w:hAnsi="Times New Roman"/>
          <w:sz w:val="24"/>
        </w:rPr>
        <w:t xml:space="preserve">Student Registration </w:t>
      </w:r>
    </w:p>
    <w:p w14:paraId="3C0459F8" w14:textId="77777777" w:rsidR="00044BC0" w:rsidRDefault="00427F65" w:rsidP="00D05B04">
      <w:pPr>
        <w:pStyle w:val="ListParagraph"/>
        <w:numPr>
          <w:ilvl w:val="0"/>
          <w:numId w:val="6"/>
        </w:numPr>
        <w:spacing w:after="0" w:line="480" w:lineRule="auto"/>
        <w:ind w:left="720"/>
        <w:rPr>
          <w:rFonts w:ascii="Times New Roman" w:hAnsi="Times New Roman"/>
          <w:sz w:val="24"/>
        </w:rPr>
      </w:pPr>
      <w:r>
        <w:rPr>
          <w:rFonts w:ascii="Times New Roman" w:hAnsi="Times New Roman"/>
          <w:sz w:val="24"/>
        </w:rPr>
        <w:t>Teacher Registration</w:t>
      </w:r>
    </w:p>
    <w:p w14:paraId="0DFC57E3" w14:textId="35098269" w:rsidR="00427F65" w:rsidRDefault="004C3AF8" w:rsidP="00D05B04">
      <w:pPr>
        <w:pStyle w:val="ListParagraph"/>
        <w:numPr>
          <w:ilvl w:val="0"/>
          <w:numId w:val="6"/>
        </w:numPr>
        <w:spacing w:after="0" w:line="480" w:lineRule="auto"/>
        <w:ind w:left="720"/>
        <w:rPr>
          <w:rFonts w:ascii="Times New Roman" w:hAnsi="Times New Roman"/>
          <w:sz w:val="24"/>
        </w:rPr>
      </w:pPr>
      <w:r>
        <w:rPr>
          <w:rFonts w:ascii="Times New Roman" w:hAnsi="Times New Roman"/>
          <w:sz w:val="24"/>
        </w:rPr>
        <w:t>Student and</w:t>
      </w:r>
      <w:r w:rsidR="00427F65">
        <w:rPr>
          <w:rFonts w:ascii="Times New Roman" w:hAnsi="Times New Roman"/>
          <w:sz w:val="24"/>
        </w:rPr>
        <w:t xml:space="preserve"> Teacher Profile Management</w:t>
      </w:r>
    </w:p>
    <w:p w14:paraId="24C45C4F" w14:textId="65902464" w:rsidR="00113BE7" w:rsidRDefault="005B7E14" w:rsidP="00D05B04">
      <w:pPr>
        <w:pStyle w:val="ListParagraph"/>
        <w:numPr>
          <w:ilvl w:val="0"/>
          <w:numId w:val="6"/>
        </w:numPr>
        <w:spacing w:after="0" w:line="480" w:lineRule="auto"/>
        <w:ind w:left="720"/>
        <w:rPr>
          <w:rFonts w:ascii="Times New Roman" w:hAnsi="Times New Roman"/>
          <w:sz w:val="24"/>
        </w:rPr>
      </w:pPr>
      <w:r>
        <w:rPr>
          <w:rFonts w:ascii="Times New Roman" w:hAnsi="Times New Roman"/>
          <w:sz w:val="24"/>
        </w:rPr>
        <w:t>Spring Security for Student and</w:t>
      </w:r>
      <w:r w:rsidR="00113BE7">
        <w:rPr>
          <w:rFonts w:ascii="Times New Roman" w:hAnsi="Times New Roman"/>
          <w:sz w:val="24"/>
        </w:rPr>
        <w:t xml:space="preserve"> Teacher Login Module</w:t>
      </w:r>
    </w:p>
    <w:p w14:paraId="1C16090F" w14:textId="77777777" w:rsidR="00427F65" w:rsidRDefault="00425D2C" w:rsidP="00D05B04">
      <w:pPr>
        <w:pStyle w:val="ListParagraph"/>
        <w:numPr>
          <w:ilvl w:val="0"/>
          <w:numId w:val="6"/>
        </w:numPr>
        <w:spacing w:after="0" w:line="480" w:lineRule="auto"/>
        <w:ind w:left="720"/>
        <w:rPr>
          <w:rFonts w:ascii="Times New Roman" w:hAnsi="Times New Roman"/>
          <w:sz w:val="24"/>
        </w:rPr>
      </w:pPr>
      <w:r>
        <w:rPr>
          <w:rFonts w:ascii="Times New Roman" w:hAnsi="Times New Roman"/>
          <w:sz w:val="24"/>
        </w:rPr>
        <w:t>Add Course</w:t>
      </w:r>
    </w:p>
    <w:p w14:paraId="14664D6F" w14:textId="77777777" w:rsidR="00425D2C" w:rsidRDefault="00425D2C" w:rsidP="00D05B04">
      <w:pPr>
        <w:pStyle w:val="ListParagraph"/>
        <w:numPr>
          <w:ilvl w:val="0"/>
          <w:numId w:val="6"/>
        </w:numPr>
        <w:spacing w:after="0" w:line="480" w:lineRule="auto"/>
        <w:ind w:left="720"/>
        <w:rPr>
          <w:rFonts w:ascii="Times New Roman" w:hAnsi="Times New Roman"/>
          <w:sz w:val="24"/>
        </w:rPr>
      </w:pPr>
      <w:r>
        <w:rPr>
          <w:rFonts w:ascii="Times New Roman" w:hAnsi="Times New Roman"/>
          <w:sz w:val="24"/>
        </w:rPr>
        <w:t>Drop Course</w:t>
      </w:r>
    </w:p>
    <w:p w14:paraId="33B54BA7" w14:textId="4B4E35A7" w:rsidR="00425D2C" w:rsidRDefault="00425D2C" w:rsidP="00D05B04">
      <w:pPr>
        <w:pStyle w:val="ListParagraph"/>
        <w:numPr>
          <w:ilvl w:val="0"/>
          <w:numId w:val="6"/>
        </w:numPr>
        <w:spacing w:after="0" w:line="480" w:lineRule="auto"/>
        <w:ind w:left="720"/>
        <w:rPr>
          <w:rFonts w:ascii="Times New Roman" w:hAnsi="Times New Roman"/>
          <w:sz w:val="24"/>
        </w:rPr>
      </w:pPr>
      <w:r>
        <w:rPr>
          <w:rFonts w:ascii="Times New Roman" w:hAnsi="Times New Roman"/>
          <w:sz w:val="24"/>
        </w:rPr>
        <w:t>Sche</w:t>
      </w:r>
      <w:r w:rsidR="00B67A6E">
        <w:rPr>
          <w:rFonts w:ascii="Times New Roman" w:hAnsi="Times New Roman"/>
          <w:sz w:val="24"/>
        </w:rPr>
        <w:t>dule Updating for both Student and</w:t>
      </w:r>
      <w:r>
        <w:rPr>
          <w:rFonts w:ascii="Times New Roman" w:hAnsi="Times New Roman"/>
          <w:sz w:val="24"/>
        </w:rPr>
        <w:t xml:space="preserve"> Teacher</w:t>
      </w:r>
    </w:p>
    <w:p w14:paraId="4D242593" w14:textId="77777777" w:rsidR="00425D2C" w:rsidRDefault="00425D2C" w:rsidP="00D05B04">
      <w:pPr>
        <w:pStyle w:val="ListParagraph"/>
        <w:numPr>
          <w:ilvl w:val="0"/>
          <w:numId w:val="6"/>
        </w:numPr>
        <w:spacing w:after="0" w:line="480" w:lineRule="auto"/>
        <w:ind w:left="720"/>
        <w:rPr>
          <w:rFonts w:ascii="Times New Roman" w:hAnsi="Times New Roman"/>
          <w:sz w:val="24"/>
        </w:rPr>
      </w:pPr>
      <w:r>
        <w:rPr>
          <w:rFonts w:ascii="Times New Roman" w:hAnsi="Times New Roman"/>
          <w:sz w:val="24"/>
        </w:rPr>
        <w:t>Assignment of Grades</w:t>
      </w:r>
    </w:p>
    <w:p w14:paraId="7EC2656B" w14:textId="77777777" w:rsidR="00425D2C" w:rsidRDefault="00425D2C" w:rsidP="00D05B04">
      <w:pPr>
        <w:pStyle w:val="ListParagraph"/>
        <w:numPr>
          <w:ilvl w:val="0"/>
          <w:numId w:val="6"/>
        </w:numPr>
        <w:spacing w:after="0" w:line="480" w:lineRule="auto"/>
        <w:ind w:left="720"/>
        <w:rPr>
          <w:rFonts w:ascii="Times New Roman" w:hAnsi="Times New Roman"/>
          <w:sz w:val="24"/>
        </w:rPr>
      </w:pPr>
      <w:r>
        <w:rPr>
          <w:rFonts w:ascii="Times New Roman" w:hAnsi="Times New Roman"/>
          <w:sz w:val="24"/>
        </w:rPr>
        <w:t>Change of Grades</w:t>
      </w:r>
    </w:p>
    <w:p w14:paraId="02B9C518" w14:textId="77777777" w:rsidR="00425D2C" w:rsidRDefault="00113BE7" w:rsidP="00D05B04">
      <w:pPr>
        <w:pStyle w:val="ListParagraph"/>
        <w:numPr>
          <w:ilvl w:val="0"/>
          <w:numId w:val="6"/>
        </w:numPr>
        <w:spacing w:after="0" w:line="480" w:lineRule="auto"/>
        <w:ind w:left="720"/>
        <w:rPr>
          <w:rFonts w:ascii="Times New Roman" w:hAnsi="Times New Roman"/>
          <w:sz w:val="24"/>
        </w:rPr>
      </w:pPr>
      <w:r>
        <w:rPr>
          <w:rFonts w:ascii="Times New Roman" w:hAnsi="Times New Roman"/>
          <w:sz w:val="24"/>
        </w:rPr>
        <w:t>Drop Student</w:t>
      </w:r>
    </w:p>
    <w:p w14:paraId="2BCAC9B7" w14:textId="77777777" w:rsidR="00113BE7" w:rsidRDefault="00113BE7" w:rsidP="00D05B04">
      <w:pPr>
        <w:pStyle w:val="ListParagraph"/>
        <w:numPr>
          <w:ilvl w:val="0"/>
          <w:numId w:val="6"/>
        </w:numPr>
        <w:spacing w:after="0" w:line="480" w:lineRule="auto"/>
        <w:ind w:left="720"/>
        <w:rPr>
          <w:rFonts w:ascii="Times New Roman" w:hAnsi="Times New Roman"/>
          <w:sz w:val="24"/>
        </w:rPr>
      </w:pPr>
      <w:r>
        <w:rPr>
          <w:rFonts w:ascii="Times New Roman" w:hAnsi="Times New Roman"/>
          <w:sz w:val="24"/>
        </w:rPr>
        <w:t>Admin Assigning Courses to Teacher</w:t>
      </w:r>
    </w:p>
    <w:p w14:paraId="1DA93A77" w14:textId="77777777" w:rsidR="00113BE7" w:rsidRDefault="00113BE7" w:rsidP="00D05B04">
      <w:pPr>
        <w:pStyle w:val="ListParagraph"/>
        <w:numPr>
          <w:ilvl w:val="0"/>
          <w:numId w:val="6"/>
        </w:numPr>
        <w:spacing w:after="0" w:line="480" w:lineRule="auto"/>
        <w:ind w:left="720"/>
        <w:rPr>
          <w:rFonts w:ascii="Times New Roman" w:hAnsi="Times New Roman"/>
          <w:sz w:val="24"/>
        </w:rPr>
      </w:pPr>
      <w:r>
        <w:rPr>
          <w:rFonts w:ascii="Times New Roman" w:hAnsi="Times New Roman"/>
          <w:sz w:val="24"/>
        </w:rPr>
        <w:t>Admin Manage Class Location</w:t>
      </w:r>
    </w:p>
    <w:p w14:paraId="0034AE91" w14:textId="77777777" w:rsidR="00113BE7" w:rsidRDefault="00113BE7" w:rsidP="00D05B04">
      <w:pPr>
        <w:pStyle w:val="ListParagraph"/>
        <w:numPr>
          <w:ilvl w:val="0"/>
          <w:numId w:val="6"/>
        </w:numPr>
        <w:spacing w:after="0" w:line="480" w:lineRule="auto"/>
        <w:ind w:left="720"/>
        <w:rPr>
          <w:rFonts w:ascii="Times New Roman" w:hAnsi="Times New Roman"/>
          <w:sz w:val="24"/>
        </w:rPr>
      </w:pPr>
      <w:r>
        <w:rPr>
          <w:rFonts w:ascii="Times New Roman" w:hAnsi="Times New Roman"/>
          <w:sz w:val="24"/>
        </w:rPr>
        <w:t>Admin Manage Time-Slot</w:t>
      </w:r>
    </w:p>
    <w:p w14:paraId="0019A129" w14:textId="77777777" w:rsidR="00113BE7" w:rsidRDefault="00113BE7" w:rsidP="00D05B04">
      <w:pPr>
        <w:pStyle w:val="ListParagraph"/>
        <w:numPr>
          <w:ilvl w:val="0"/>
          <w:numId w:val="6"/>
        </w:numPr>
        <w:spacing w:after="0" w:line="480" w:lineRule="auto"/>
        <w:ind w:left="720"/>
        <w:rPr>
          <w:rFonts w:ascii="Times New Roman" w:hAnsi="Times New Roman"/>
          <w:sz w:val="24"/>
        </w:rPr>
      </w:pPr>
      <w:r>
        <w:rPr>
          <w:rFonts w:ascii="Times New Roman" w:hAnsi="Times New Roman"/>
          <w:sz w:val="24"/>
        </w:rPr>
        <w:t>Admin Manage Term</w:t>
      </w:r>
    </w:p>
    <w:p w14:paraId="72484303" w14:textId="77777777" w:rsidR="00113BE7" w:rsidRDefault="00113BE7" w:rsidP="00D05B04">
      <w:pPr>
        <w:pStyle w:val="ListParagraph"/>
        <w:numPr>
          <w:ilvl w:val="0"/>
          <w:numId w:val="6"/>
        </w:numPr>
        <w:spacing w:after="0" w:line="480" w:lineRule="auto"/>
        <w:ind w:left="720"/>
        <w:rPr>
          <w:rFonts w:ascii="Times New Roman" w:hAnsi="Times New Roman"/>
          <w:sz w:val="24"/>
        </w:rPr>
      </w:pPr>
      <w:r>
        <w:rPr>
          <w:rFonts w:ascii="Times New Roman" w:hAnsi="Times New Roman"/>
          <w:sz w:val="24"/>
        </w:rPr>
        <w:lastRenderedPageBreak/>
        <w:t>Admin Manage Department</w:t>
      </w:r>
    </w:p>
    <w:p w14:paraId="593FBD3E" w14:textId="77777777" w:rsidR="00113BE7" w:rsidRDefault="00113BE7" w:rsidP="00D05B04">
      <w:pPr>
        <w:pStyle w:val="ListParagraph"/>
        <w:numPr>
          <w:ilvl w:val="0"/>
          <w:numId w:val="6"/>
        </w:numPr>
        <w:spacing w:after="0" w:line="480" w:lineRule="auto"/>
        <w:ind w:left="720"/>
        <w:rPr>
          <w:rFonts w:ascii="Times New Roman" w:hAnsi="Times New Roman"/>
          <w:sz w:val="24"/>
        </w:rPr>
      </w:pPr>
      <w:r>
        <w:rPr>
          <w:rFonts w:ascii="Times New Roman" w:hAnsi="Times New Roman"/>
          <w:sz w:val="24"/>
        </w:rPr>
        <w:t xml:space="preserve">Admin Manage Course </w:t>
      </w:r>
    </w:p>
    <w:p w14:paraId="0F374040" w14:textId="24232697" w:rsidR="0048648A" w:rsidRPr="003162FF" w:rsidRDefault="00B25867" w:rsidP="00D05B04">
      <w:pPr>
        <w:pStyle w:val="ListParagraph"/>
        <w:numPr>
          <w:ilvl w:val="0"/>
          <w:numId w:val="6"/>
        </w:numPr>
        <w:spacing w:after="0" w:line="480" w:lineRule="auto"/>
        <w:ind w:left="720"/>
        <w:rPr>
          <w:rFonts w:ascii="Times New Roman" w:hAnsi="Times New Roman"/>
          <w:sz w:val="24"/>
        </w:rPr>
      </w:pPr>
      <w:r>
        <w:rPr>
          <w:rFonts w:ascii="Times New Roman" w:hAnsi="Times New Roman"/>
          <w:sz w:val="24"/>
        </w:rPr>
        <w:t xml:space="preserve">Admin Manage Students </w:t>
      </w:r>
      <w:r w:rsidR="00131F46">
        <w:rPr>
          <w:rFonts w:ascii="Times New Roman" w:hAnsi="Times New Roman"/>
          <w:sz w:val="24"/>
        </w:rPr>
        <w:t>and</w:t>
      </w:r>
      <w:r>
        <w:rPr>
          <w:rFonts w:ascii="Times New Roman" w:hAnsi="Times New Roman"/>
          <w:sz w:val="24"/>
        </w:rPr>
        <w:t xml:space="preserve"> Teachers</w:t>
      </w:r>
    </w:p>
    <w:p w14:paraId="051996CE" w14:textId="10883084" w:rsidR="00F044B2" w:rsidRDefault="00B04F0D" w:rsidP="00F044B2">
      <w:pPr>
        <w:spacing w:after="0" w:line="480" w:lineRule="auto"/>
        <w:jc w:val="center"/>
        <w:rPr>
          <w:b/>
          <w:sz w:val="24"/>
        </w:rPr>
      </w:pPr>
      <w:r>
        <w:rPr>
          <w:b/>
          <w:sz w:val="24"/>
        </w:rPr>
        <w:t>1.4</w:t>
      </w:r>
      <w:r w:rsidR="00F044B2">
        <w:rPr>
          <w:b/>
          <w:sz w:val="24"/>
        </w:rPr>
        <w:t xml:space="preserve"> </w:t>
      </w:r>
      <w:r w:rsidR="004D70A6">
        <w:rPr>
          <w:b/>
          <w:sz w:val="24"/>
        </w:rPr>
        <w:t>Non-Functional Objectives</w:t>
      </w:r>
      <w:r w:rsidR="004D70A6" w:rsidRPr="00DA12D3">
        <w:rPr>
          <w:b/>
          <w:sz w:val="24"/>
        </w:rPr>
        <w:t xml:space="preserve"> </w:t>
      </w:r>
      <w:r w:rsidR="00F044B2" w:rsidRPr="00DA12D3">
        <w:rPr>
          <w:b/>
          <w:sz w:val="24"/>
        </w:rPr>
        <w:t>(Acceptance Criteria)</w:t>
      </w:r>
    </w:p>
    <w:p w14:paraId="3F3FCC50" w14:textId="39C3AC28" w:rsidR="00F044B2" w:rsidRPr="00957357" w:rsidRDefault="00652385" w:rsidP="00957357">
      <w:pPr>
        <w:spacing w:after="0" w:line="480" w:lineRule="auto"/>
        <w:ind w:firstLine="720"/>
        <w:rPr>
          <w:sz w:val="24"/>
        </w:rPr>
      </w:pPr>
      <w:r w:rsidRPr="00957357">
        <w:rPr>
          <w:sz w:val="24"/>
        </w:rPr>
        <w:t xml:space="preserve">The pivotal acceptance </w:t>
      </w:r>
      <w:r w:rsidR="003545E1" w:rsidRPr="00957357">
        <w:rPr>
          <w:sz w:val="24"/>
        </w:rPr>
        <w:t>condition</w:t>
      </w:r>
      <w:r w:rsidRPr="00957357">
        <w:rPr>
          <w:sz w:val="24"/>
        </w:rPr>
        <w:t xml:space="preserve"> is to effectively demonstrate all </w:t>
      </w:r>
      <w:r w:rsidR="00957357">
        <w:rPr>
          <w:sz w:val="24"/>
        </w:rPr>
        <w:t xml:space="preserve">the </w:t>
      </w:r>
      <w:r w:rsidRPr="00957357">
        <w:rPr>
          <w:sz w:val="24"/>
        </w:rPr>
        <w:t>characteristics</w:t>
      </w:r>
      <w:r w:rsidR="003545E1" w:rsidRPr="00957357">
        <w:rPr>
          <w:sz w:val="24"/>
        </w:rPr>
        <w:t xml:space="preserve"> of </w:t>
      </w:r>
      <w:r w:rsidR="00957357">
        <w:rPr>
          <w:sz w:val="24"/>
        </w:rPr>
        <w:t xml:space="preserve">the </w:t>
      </w:r>
      <w:r w:rsidR="003545E1" w:rsidRPr="00957357">
        <w:rPr>
          <w:sz w:val="24"/>
        </w:rPr>
        <w:t xml:space="preserve">MVC architecture and its involvement with </w:t>
      </w:r>
      <w:r w:rsidR="00957357">
        <w:rPr>
          <w:sz w:val="24"/>
        </w:rPr>
        <w:t>the Spring F</w:t>
      </w:r>
      <w:r w:rsidR="003545E1" w:rsidRPr="00957357">
        <w:rPr>
          <w:sz w:val="24"/>
        </w:rPr>
        <w:t>ramework.</w:t>
      </w:r>
      <w:r w:rsidRPr="00957357">
        <w:rPr>
          <w:sz w:val="24"/>
        </w:rPr>
        <w:t xml:space="preserve"> </w:t>
      </w:r>
      <w:r w:rsidR="003545E1" w:rsidRPr="00957357">
        <w:rPr>
          <w:sz w:val="24"/>
        </w:rPr>
        <w:t xml:space="preserve">Besides this, following are the </w:t>
      </w:r>
      <w:r w:rsidR="00957357" w:rsidRPr="00957357">
        <w:rPr>
          <w:sz w:val="24"/>
        </w:rPr>
        <w:t xml:space="preserve">remainders of the non-functional requirements </w:t>
      </w:r>
      <w:r w:rsidR="00957357">
        <w:rPr>
          <w:sz w:val="24"/>
        </w:rPr>
        <w:t>for</w:t>
      </w:r>
      <w:r w:rsidR="00957357" w:rsidRPr="00957357">
        <w:rPr>
          <w:sz w:val="24"/>
        </w:rPr>
        <w:t xml:space="preserve"> the proposed Student Registration System</w:t>
      </w:r>
      <w:r w:rsidR="003545E1" w:rsidRPr="00957357">
        <w:rPr>
          <w:sz w:val="24"/>
        </w:rPr>
        <w:t xml:space="preserve">:  </w:t>
      </w:r>
    </w:p>
    <w:p w14:paraId="0D8DFD2C" w14:textId="145561BD" w:rsidR="00F044B2" w:rsidRPr="00F044B2" w:rsidRDefault="003545E1" w:rsidP="007C0773">
      <w:pPr>
        <w:pStyle w:val="ListParagraph"/>
        <w:numPr>
          <w:ilvl w:val="0"/>
          <w:numId w:val="7"/>
        </w:numPr>
        <w:spacing w:after="0" w:line="480" w:lineRule="auto"/>
        <w:ind w:left="720"/>
        <w:rPr>
          <w:sz w:val="24"/>
        </w:rPr>
      </w:pPr>
      <w:r>
        <w:rPr>
          <w:rFonts w:ascii="Times New Roman" w:hAnsi="Times New Roman"/>
          <w:sz w:val="24"/>
          <w:szCs w:val="24"/>
        </w:rPr>
        <w:t>Prob</w:t>
      </w:r>
      <w:r w:rsidR="00204048">
        <w:rPr>
          <w:rFonts w:ascii="Times New Roman" w:hAnsi="Times New Roman"/>
          <w:sz w:val="24"/>
          <w:szCs w:val="24"/>
        </w:rPr>
        <w:t>ability that</w:t>
      </w:r>
      <w:r>
        <w:rPr>
          <w:rFonts w:ascii="Times New Roman" w:hAnsi="Times New Roman"/>
          <w:sz w:val="24"/>
          <w:szCs w:val="24"/>
        </w:rPr>
        <w:t xml:space="preserve"> </w:t>
      </w:r>
      <w:r w:rsidR="004D0680">
        <w:rPr>
          <w:rFonts w:ascii="Times New Roman" w:hAnsi="Times New Roman"/>
          <w:sz w:val="24"/>
          <w:szCs w:val="24"/>
        </w:rPr>
        <w:t xml:space="preserve">website becomes unreachable or unresponsive </w:t>
      </w:r>
      <w:r>
        <w:rPr>
          <w:rFonts w:ascii="Times New Roman" w:hAnsi="Times New Roman"/>
          <w:sz w:val="24"/>
          <w:szCs w:val="24"/>
        </w:rPr>
        <w:t xml:space="preserve">is </w:t>
      </w:r>
      <w:r w:rsidR="00E014D0">
        <w:rPr>
          <w:rFonts w:ascii="Times New Roman" w:hAnsi="Times New Roman"/>
          <w:sz w:val="24"/>
          <w:szCs w:val="24"/>
        </w:rPr>
        <w:t>less than 1%</w:t>
      </w:r>
      <w:r>
        <w:rPr>
          <w:rFonts w:ascii="Times New Roman" w:hAnsi="Times New Roman"/>
          <w:sz w:val="24"/>
          <w:szCs w:val="24"/>
        </w:rPr>
        <w:t>.</w:t>
      </w:r>
    </w:p>
    <w:p w14:paraId="1B3627E0" w14:textId="00DE8780" w:rsidR="00F044B2" w:rsidRPr="00F044B2" w:rsidRDefault="004D0680" w:rsidP="007C0773">
      <w:pPr>
        <w:pStyle w:val="ListParagraph"/>
        <w:numPr>
          <w:ilvl w:val="0"/>
          <w:numId w:val="7"/>
        </w:numPr>
        <w:spacing w:after="0" w:line="480" w:lineRule="auto"/>
        <w:ind w:left="720"/>
        <w:rPr>
          <w:rFonts w:ascii="Times New Roman" w:hAnsi="Times New Roman"/>
          <w:sz w:val="24"/>
        </w:rPr>
      </w:pPr>
      <w:r>
        <w:rPr>
          <w:rFonts w:ascii="Times New Roman" w:hAnsi="Times New Roman"/>
          <w:sz w:val="24"/>
        </w:rPr>
        <w:t xml:space="preserve">The </w:t>
      </w:r>
      <w:r w:rsidR="00E014D0">
        <w:rPr>
          <w:rFonts w:ascii="Times New Roman" w:hAnsi="Times New Roman"/>
          <w:sz w:val="24"/>
        </w:rPr>
        <w:t>user response time is less than 4 seconds</w:t>
      </w:r>
      <w:r>
        <w:rPr>
          <w:rFonts w:ascii="Times New Roman" w:hAnsi="Times New Roman"/>
          <w:sz w:val="24"/>
        </w:rPr>
        <w:t>.</w:t>
      </w:r>
    </w:p>
    <w:p w14:paraId="07A47A45" w14:textId="62B926A5" w:rsidR="00F044B2" w:rsidRDefault="00891AD6" w:rsidP="007C0773">
      <w:pPr>
        <w:pStyle w:val="ListParagraph"/>
        <w:numPr>
          <w:ilvl w:val="0"/>
          <w:numId w:val="7"/>
        </w:numPr>
        <w:spacing w:after="0" w:line="480" w:lineRule="auto"/>
        <w:ind w:left="720"/>
        <w:rPr>
          <w:rFonts w:ascii="Times New Roman" w:hAnsi="Times New Roman"/>
          <w:sz w:val="24"/>
        </w:rPr>
      </w:pPr>
      <w:r>
        <w:rPr>
          <w:rFonts w:ascii="Times New Roman" w:hAnsi="Times New Roman"/>
          <w:sz w:val="24"/>
        </w:rPr>
        <w:t xml:space="preserve">The Web-Application is </w:t>
      </w:r>
      <w:r w:rsidR="006E06BF">
        <w:rPr>
          <w:rFonts w:ascii="Times New Roman" w:hAnsi="Times New Roman"/>
          <w:sz w:val="24"/>
        </w:rPr>
        <w:t>c</w:t>
      </w:r>
      <w:r w:rsidR="004D0680">
        <w:rPr>
          <w:rFonts w:ascii="Times New Roman" w:hAnsi="Times New Roman"/>
          <w:sz w:val="24"/>
        </w:rPr>
        <w:t>ompatible with all browsers.</w:t>
      </w:r>
    </w:p>
    <w:p w14:paraId="4BF35DE4" w14:textId="5EFF2FF3" w:rsidR="004D0680" w:rsidRPr="00F044B2" w:rsidRDefault="0047012D" w:rsidP="007C0773">
      <w:pPr>
        <w:pStyle w:val="ListParagraph"/>
        <w:numPr>
          <w:ilvl w:val="0"/>
          <w:numId w:val="7"/>
        </w:numPr>
        <w:spacing w:after="0" w:line="480" w:lineRule="auto"/>
        <w:ind w:left="720"/>
        <w:rPr>
          <w:rFonts w:ascii="Times New Roman" w:hAnsi="Times New Roman"/>
          <w:sz w:val="24"/>
        </w:rPr>
      </w:pPr>
      <w:r>
        <w:rPr>
          <w:rFonts w:ascii="Times New Roman" w:hAnsi="Times New Roman"/>
          <w:sz w:val="24"/>
          <w:szCs w:val="24"/>
        </w:rPr>
        <w:t>The system does not</w:t>
      </w:r>
      <w:r w:rsidR="004D0680">
        <w:rPr>
          <w:rFonts w:ascii="Times New Roman" w:hAnsi="Times New Roman"/>
          <w:sz w:val="24"/>
          <w:szCs w:val="24"/>
        </w:rPr>
        <w:t xml:space="preserve"> affect the </w:t>
      </w:r>
      <w:r w:rsidR="00AB1F2D">
        <w:rPr>
          <w:rFonts w:ascii="Times New Roman" w:hAnsi="Times New Roman"/>
          <w:sz w:val="24"/>
          <w:szCs w:val="24"/>
        </w:rPr>
        <w:t>other stored or running programs</w:t>
      </w:r>
      <w:r w:rsidR="004D0680">
        <w:rPr>
          <w:rFonts w:ascii="Times New Roman" w:hAnsi="Times New Roman"/>
          <w:sz w:val="24"/>
          <w:szCs w:val="24"/>
        </w:rPr>
        <w:t xml:space="preserve"> in malicious ways</w:t>
      </w:r>
      <w:r w:rsidR="00AB1F2D">
        <w:rPr>
          <w:rFonts w:ascii="Times New Roman" w:hAnsi="Times New Roman"/>
          <w:sz w:val="24"/>
          <w:szCs w:val="24"/>
        </w:rPr>
        <w:t>.</w:t>
      </w:r>
    </w:p>
    <w:p w14:paraId="5265CFD7" w14:textId="77777777" w:rsidR="00AB1F2D" w:rsidRDefault="00AB1F2D" w:rsidP="007C0773">
      <w:pPr>
        <w:pStyle w:val="ListParagraph"/>
        <w:numPr>
          <w:ilvl w:val="0"/>
          <w:numId w:val="7"/>
        </w:numPr>
        <w:spacing w:after="0" w:line="480" w:lineRule="auto"/>
        <w:ind w:left="720"/>
        <w:rPr>
          <w:rFonts w:ascii="Times New Roman" w:hAnsi="Times New Roman"/>
          <w:sz w:val="24"/>
        </w:rPr>
      </w:pPr>
      <w:r>
        <w:rPr>
          <w:rFonts w:ascii="Times New Roman" w:hAnsi="Times New Roman"/>
          <w:sz w:val="24"/>
          <w:szCs w:val="24"/>
        </w:rPr>
        <w:t>The website is adaptable to maintenance or updating at later stages.</w:t>
      </w:r>
    </w:p>
    <w:p w14:paraId="26E3470B" w14:textId="77777777" w:rsidR="00F044B2" w:rsidRDefault="00984588" w:rsidP="00984588">
      <w:pPr>
        <w:spacing w:after="0" w:line="480" w:lineRule="auto"/>
        <w:jc w:val="center"/>
        <w:rPr>
          <w:b/>
          <w:sz w:val="24"/>
        </w:rPr>
      </w:pPr>
      <w:r>
        <w:rPr>
          <w:b/>
          <w:sz w:val="24"/>
        </w:rPr>
        <w:t>1.6 Synopsis</w:t>
      </w:r>
    </w:p>
    <w:p w14:paraId="782945F6" w14:textId="285F94C5" w:rsidR="0044098E" w:rsidRDefault="0044098E" w:rsidP="001D31A6">
      <w:pPr>
        <w:spacing w:after="0" w:line="480" w:lineRule="auto"/>
        <w:rPr>
          <w:sz w:val="24"/>
        </w:rPr>
      </w:pPr>
      <w:r>
        <w:rPr>
          <w:b/>
          <w:sz w:val="24"/>
        </w:rPr>
        <w:tab/>
      </w:r>
      <w:r w:rsidR="00AB1F2D" w:rsidRPr="00AB1F2D">
        <w:rPr>
          <w:sz w:val="24"/>
        </w:rPr>
        <w:t xml:space="preserve">Summaries and detailed descriptions of the proposed application </w:t>
      </w:r>
      <w:r w:rsidR="00AB1F2D">
        <w:rPr>
          <w:sz w:val="24"/>
        </w:rPr>
        <w:t>then</w:t>
      </w:r>
      <w:r w:rsidR="00AB1F2D" w:rsidRPr="00AB1F2D">
        <w:rPr>
          <w:sz w:val="24"/>
        </w:rPr>
        <w:t xml:space="preserve"> the Functional and Non-Functional requirements will be addressed in this documentation. Possible scenarios</w:t>
      </w:r>
      <w:r w:rsidR="00AB1F2D">
        <w:rPr>
          <w:sz w:val="24"/>
        </w:rPr>
        <w:t xml:space="preserve">, </w:t>
      </w:r>
      <w:r w:rsidR="00AB1F2D" w:rsidRPr="00AB1F2D">
        <w:rPr>
          <w:sz w:val="24"/>
        </w:rPr>
        <w:t>use cases</w:t>
      </w:r>
      <w:r w:rsidR="00AB1F2D">
        <w:rPr>
          <w:sz w:val="24"/>
        </w:rPr>
        <w:t>, database-schema, class-diagram</w:t>
      </w:r>
      <w:r w:rsidR="005922C3">
        <w:rPr>
          <w:sz w:val="24"/>
        </w:rPr>
        <w:t>,</w:t>
      </w:r>
      <w:r w:rsidR="00AB1F2D">
        <w:rPr>
          <w:sz w:val="24"/>
        </w:rPr>
        <w:t xml:space="preserve"> and database-dictionary</w:t>
      </w:r>
      <w:r w:rsidR="00AB1F2D" w:rsidRPr="00AB1F2D">
        <w:rPr>
          <w:sz w:val="24"/>
        </w:rPr>
        <w:t xml:space="preserve"> will also be included.</w:t>
      </w:r>
      <w:r w:rsidR="004E25B5">
        <w:rPr>
          <w:sz w:val="24"/>
        </w:rPr>
        <w:t xml:space="preserve"> </w:t>
      </w:r>
    </w:p>
    <w:p w14:paraId="0AAEEE03" w14:textId="5DB9C36B" w:rsidR="008E6DA5" w:rsidRPr="008235EF" w:rsidRDefault="008E6DA5" w:rsidP="001D31A6">
      <w:pPr>
        <w:spacing w:after="0" w:line="480" w:lineRule="auto"/>
        <w:ind w:firstLine="720"/>
        <w:rPr>
          <w:sz w:val="24"/>
        </w:rPr>
      </w:pPr>
      <w:r>
        <w:rPr>
          <w:sz w:val="24"/>
        </w:rPr>
        <w:t>This project report outlines all of the crucial steps taken to develop the Student Registration System. Chapter 2 consists of a detailed requirement analysis that reviews the functio</w:t>
      </w:r>
      <w:r w:rsidR="00D97524">
        <w:rPr>
          <w:sz w:val="24"/>
        </w:rPr>
        <w:t>n</w:t>
      </w:r>
      <w:r w:rsidR="00421D53">
        <w:rPr>
          <w:sz w:val="24"/>
        </w:rPr>
        <w:t>al</w:t>
      </w:r>
      <w:r w:rsidR="00D97524">
        <w:rPr>
          <w:sz w:val="24"/>
        </w:rPr>
        <w:t xml:space="preserve"> and non-function</w:t>
      </w:r>
      <w:r w:rsidR="00421D53">
        <w:rPr>
          <w:sz w:val="24"/>
        </w:rPr>
        <w:t>al requirements.</w:t>
      </w:r>
      <w:r>
        <w:rPr>
          <w:sz w:val="24"/>
        </w:rPr>
        <w:t xml:space="preserve"> </w:t>
      </w:r>
      <w:r w:rsidR="00421D53">
        <w:rPr>
          <w:sz w:val="24"/>
        </w:rPr>
        <w:t xml:space="preserve">These requirements represent </w:t>
      </w:r>
      <w:r>
        <w:rPr>
          <w:sz w:val="24"/>
        </w:rPr>
        <w:t xml:space="preserve">features of the </w:t>
      </w:r>
      <w:r w:rsidR="00421D53">
        <w:rPr>
          <w:sz w:val="24"/>
        </w:rPr>
        <w:t>Web-Application</w:t>
      </w:r>
      <w:r>
        <w:rPr>
          <w:sz w:val="24"/>
        </w:rPr>
        <w:t>. Then in the subsequent chapter, to construct formation of understanding, two pivotal concepts</w:t>
      </w:r>
      <w:r w:rsidR="00CF33EC">
        <w:rPr>
          <w:sz w:val="24"/>
        </w:rPr>
        <w:t>,</w:t>
      </w:r>
      <w:r>
        <w:rPr>
          <w:sz w:val="24"/>
        </w:rPr>
        <w:t xml:space="preserve"> Model-View-Controller architecture and </w:t>
      </w:r>
      <w:r w:rsidR="00FD3A86">
        <w:rPr>
          <w:sz w:val="24"/>
        </w:rPr>
        <w:t>Spring F</w:t>
      </w:r>
      <w:r>
        <w:rPr>
          <w:sz w:val="24"/>
        </w:rPr>
        <w:t>ramework</w:t>
      </w:r>
      <w:r w:rsidR="002813EC">
        <w:rPr>
          <w:sz w:val="24"/>
        </w:rPr>
        <w:t>,</w:t>
      </w:r>
      <w:r w:rsidR="00421D53">
        <w:rPr>
          <w:sz w:val="24"/>
        </w:rPr>
        <w:t xml:space="preserve"> will be discussed</w:t>
      </w:r>
      <w:r>
        <w:rPr>
          <w:sz w:val="24"/>
        </w:rPr>
        <w:t>, which are the intrinsic part</w:t>
      </w:r>
      <w:r w:rsidR="00421D53">
        <w:rPr>
          <w:sz w:val="24"/>
        </w:rPr>
        <w:t>s</w:t>
      </w:r>
      <w:r>
        <w:rPr>
          <w:sz w:val="24"/>
        </w:rPr>
        <w:t xml:space="preserve"> of</w:t>
      </w:r>
      <w:r w:rsidR="00421D53">
        <w:rPr>
          <w:sz w:val="24"/>
        </w:rPr>
        <w:t xml:space="preserve"> the presented Web-A</w:t>
      </w:r>
      <w:r>
        <w:rPr>
          <w:sz w:val="24"/>
        </w:rPr>
        <w:t xml:space="preserve">pplication. </w:t>
      </w:r>
      <w:r w:rsidR="000A57AA">
        <w:rPr>
          <w:sz w:val="24"/>
        </w:rPr>
        <w:t>The n</w:t>
      </w:r>
      <w:r>
        <w:rPr>
          <w:sz w:val="24"/>
        </w:rPr>
        <w:t xml:space="preserve">ext chapter is the heart of </w:t>
      </w:r>
      <w:r>
        <w:rPr>
          <w:sz w:val="24"/>
        </w:rPr>
        <w:lastRenderedPageBreak/>
        <w:t>the repo</w:t>
      </w:r>
      <w:r w:rsidR="00421D53">
        <w:rPr>
          <w:sz w:val="24"/>
        </w:rPr>
        <w:t>rt in which methodology used in developing the Web-A</w:t>
      </w:r>
      <w:r>
        <w:rPr>
          <w:sz w:val="24"/>
        </w:rPr>
        <w:t xml:space="preserve">pplication </w:t>
      </w:r>
      <w:r w:rsidR="00E93770">
        <w:rPr>
          <w:sz w:val="24"/>
        </w:rPr>
        <w:t>will be discussed. I</w:t>
      </w:r>
      <w:r>
        <w:rPr>
          <w:sz w:val="24"/>
        </w:rPr>
        <w:t xml:space="preserve">n </w:t>
      </w:r>
      <w:r w:rsidR="00E93770">
        <w:rPr>
          <w:sz w:val="24"/>
        </w:rPr>
        <w:t>this chapter</w:t>
      </w:r>
      <w:r>
        <w:rPr>
          <w:sz w:val="24"/>
        </w:rPr>
        <w:t xml:space="preserve"> various kind</w:t>
      </w:r>
      <w:r w:rsidR="00511F76">
        <w:rPr>
          <w:sz w:val="24"/>
        </w:rPr>
        <w:t>s</w:t>
      </w:r>
      <w:r>
        <w:rPr>
          <w:sz w:val="24"/>
        </w:rPr>
        <w:t xml:space="preserve"> of develo</w:t>
      </w:r>
      <w:r w:rsidR="00E014D0">
        <w:rPr>
          <w:sz w:val="24"/>
        </w:rPr>
        <w:t xml:space="preserve">ping technologies </w:t>
      </w:r>
      <w:r>
        <w:rPr>
          <w:sz w:val="24"/>
        </w:rPr>
        <w:t>will be briefly covered</w:t>
      </w:r>
      <w:r w:rsidR="00005D5D">
        <w:rPr>
          <w:sz w:val="24"/>
        </w:rPr>
        <w:t>. Also, Object Oriented Analysis and Design will be presented, which includes use-cases, class diagram, sequence diagrams, and database schema</w:t>
      </w:r>
      <w:r>
        <w:rPr>
          <w:sz w:val="24"/>
        </w:rPr>
        <w:t>. Then finally,</w:t>
      </w:r>
      <w:r w:rsidR="00BD1358">
        <w:rPr>
          <w:sz w:val="24"/>
        </w:rPr>
        <w:t xml:space="preserve"> resultant system will be shown</w:t>
      </w:r>
      <w:r>
        <w:rPr>
          <w:sz w:val="24"/>
        </w:rPr>
        <w:t xml:space="preserve"> via mock-ups to perceive the look and feel</w:t>
      </w:r>
      <w:r w:rsidR="006D3AB6">
        <w:rPr>
          <w:sz w:val="24"/>
        </w:rPr>
        <w:t xml:space="preserve"> of the Web-Application</w:t>
      </w:r>
      <w:r>
        <w:rPr>
          <w:sz w:val="24"/>
        </w:rPr>
        <w:t xml:space="preserve">. </w:t>
      </w:r>
    </w:p>
    <w:p w14:paraId="7AC5171C" w14:textId="76147A90" w:rsidR="008E6DA5" w:rsidRPr="0044098E" w:rsidRDefault="008E6DA5" w:rsidP="0044098E">
      <w:pPr>
        <w:spacing w:after="0" w:line="480" w:lineRule="auto"/>
        <w:rPr>
          <w:sz w:val="24"/>
        </w:rPr>
      </w:pPr>
    </w:p>
    <w:p w14:paraId="626DEDD2" w14:textId="77777777" w:rsidR="00F044B2" w:rsidRDefault="00F044B2" w:rsidP="00F044B2">
      <w:pPr>
        <w:pStyle w:val="ListParagraph"/>
        <w:spacing w:after="0" w:line="240" w:lineRule="auto"/>
        <w:ind w:left="1080"/>
        <w:rPr>
          <w:rFonts w:ascii="Times New Roman" w:hAnsi="Times New Roman"/>
          <w:sz w:val="24"/>
        </w:rPr>
      </w:pPr>
    </w:p>
    <w:p w14:paraId="2E496A15" w14:textId="77777777" w:rsidR="00F044B2" w:rsidRPr="00F044B2" w:rsidRDefault="00F044B2" w:rsidP="00F044B2">
      <w:pPr>
        <w:pStyle w:val="ListParagraph"/>
        <w:spacing w:after="0" w:line="240" w:lineRule="auto"/>
        <w:ind w:left="0"/>
        <w:jc w:val="center"/>
        <w:rPr>
          <w:rFonts w:ascii="Times New Roman" w:hAnsi="Times New Roman"/>
          <w:sz w:val="24"/>
        </w:rPr>
      </w:pPr>
    </w:p>
    <w:p w14:paraId="51776478" w14:textId="77777777" w:rsidR="008F2943" w:rsidRDefault="008F2943" w:rsidP="003E17F3">
      <w:pPr>
        <w:spacing w:after="0" w:line="240" w:lineRule="auto"/>
        <w:jc w:val="center"/>
        <w:rPr>
          <w:rFonts w:eastAsia="Times New Roman"/>
          <w:b/>
          <w:sz w:val="24"/>
        </w:rPr>
      </w:pPr>
    </w:p>
    <w:p w14:paraId="6C563C50" w14:textId="77777777" w:rsidR="0044098E" w:rsidRDefault="0044098E" w:rsidP="003E17F3">
      <w:pPr>
        <w:spacing w:after="0" w:line="240" w:lineRule="auto"/>
        <w:jc w:val="center"/>
        <w:rPr>
          <w:rFonts w:eastAsia="Times New Roman"/>
          <w:b/>
          <w:sz w:val="24"/>
        </w:rPr>
      </w:pPr>
    </w:p>
    <w:p w14:paraId="4354B868" w14:textId="77777777" w:rsidR="0044098E" w:rsidRDefault="0044098E" w:rsidP="003E17F3">
      <w:pPr>
        <w:spacing w:after="0" w:line="240" w:lineRule="auto"/>
        <w:jc w:val="center"/>
        <w:rPr>
          <w:rFonts w:eastAsia="Times New Roman"/>
          <w:b/>
          <w:sz w:val="24"/>
        </w:rPr>
      </w:pPr>
    </w:p>
    <w:p w14:paraId="243344A0" w14:textId="77777777" w:rsidR="0044098E" w:rsidRDefault="0044098E" w:rsidP="003E17F3">
      <w:pPr>
        <w:spacing w:after="0" w:line="240" w:lineRule="auto"/>
        <w:jc w:val="center"/>
        <w:rPr>
          <w:rFonts w:eastAsia="Times New Roman"/>
          <w:b/>
          <w:sz w:val="24"/>
        </w:rPr>
      </w:pPr>
    </w:p>
    <w:p w14:paraId="5DDC759B" w14:textId="77777777" w:rsidR="0044098E" w:rsidRDefault="0044098E" w:rsidP="003E17F3">
      <w:pPr>
        <w:spacing w:after="0" w:line="240" w:lineRule="auto"/>
        <w:jc w:val="center"/>
        <w:rPr>
          <w:rFonts w:eastAsia="Times New Roman"/>
          <w:b/>
          <w:sz w:val="24"/>
        </w:rPr>
      </w:pPr>
    </w:p>
    <w:p w14:paraId="6D98A016" w14:textId="77777777" w:rsidR="0044098E" w:rsidRDefault="0044098E" w:rsidP="003E17F3">
      <w:pPr>
        <w:spacing w:after="0" w:line="240" w:lineRule="auto"/>
        <w:jc w:val="center"/>
        <w:rPr>
          <w:rFonts w:eastAsia="Times New Roman"/>
          <w:b/>
          <w:sz w:val="24"/>
        </w:rPr>
      </w:pPr>
    </w:p>
    <w:p w14:paraId="13425199" w14:textId="77777777" w:rsidR="0044098E" w:rsidRDefault="0044098E" w:rsidP="003E17F3">
      <w:pPr>
        <w:spacing w:after="0" w:line="240" w:lineRule="auto"/>
        <w:jc w:val="center"/>
        <w:rPr>
          <w:rFonts w:eastAsia="Times New Roman"/>
          <w:b/>
          <w:sz w:val="24"/>
        </w:rPr>
      </w:pPr>
    </w:p>
    <w:p w14:paraId="724119BE" w14:textId="77777777" w:rsidR="0044098E" w:rsidRDefault="0044098E" w:rsidP="003E17F3">
      <w:pPr>
        <w:spacing w:after="0" w:line="240" w:lineRule="auto"/>
        <w:jc w:val="center"/>
        <w:rPr>
          <w:rFonts w:eastAsia="Times New Roman"/>
          <w:b/>
          <w:sz w:val="24"/>
        </w:rPr>
      </w:pPr>
    </w:p>
    <w:p w14:paraId="468592F2" w14:textId="77777777" w:rsidR="0044098E" w:rsidRDefault="0044098E" w:rsidP="003E17F3">
      <w:pPr>
        <w:spacing w:after="0" w:line="240" w:lineRule="auto"/>
        <w:jc w:val="center"/>
        <w:rPr>
          <w:rFonts w:eastAsia="Times New Roman"/>
          <w:b/>
          <w:sz w:val="24"/>
        </w:rPr>
      </w:pPr>
    </w:p>
    <w:p w14:paraId="0D6330BF" w14:textId="77777777" w:rsidR="0044098E" w:rsidRDefault="0044098E" w:rsidP="003E17F3">
      <w:pPr>
        <w:spacing w:after="0" w:line="240" w:lineRule="auto"/>
        <w:jc w:val="center"/>
        <w:rPr>
          <w:rFonts w:eastAsia="Times New Roman"/>
          <w:b/>
          <w:sz w:val="24"/>
        </w:rPr>
      </w:pPr>
    </w:p>
    <w:p w14:paraId="3151D944" w14:textId="77777777" w:rsidR="0044098E" w:rsidRDefault="0044098E" w:rsidP="003E17F3">
      <w:pPr>
        <w:spacing w:after="0" w:line="240" w:lineRule="auto"/>
        <w:jc w:val="center"/>
        <w:rPr>
          <w:rFonts w:eastAsia="Times New Roman"/>
          <w:b/>
          <w:sz w:val="24"/>
        </w:rPr>
      </w:pPr>
    </w:p>
    <w:p w14:paraId="2C08E34A" w14:textId="77777777" w:rsidR="0044098E" w:rsidRDefault="0044098E" w:rsidP="003E17F3">
      <w:pPr>
        <w:spacing w:after="0" w:line="240" w:lineRule="auto"/>
        <w:jc w:val="center"/>
        <w:rPr>
          <w:rFonts w:eastAsia="Times New Roman"/>
          <w:b/>
          <w:sz w:val="24"/>
        </w:rPr>
      </w:pPr>
    </w:p>
    <w:p w14:paraId="6C0462B3" w14:textId="77777777" w:rsidR="0044098E" w:rsidRDefault="0044098E" w:rsidP="003E17F3">
      <w:pPr>
        <w:spacing w:after="0" w:line="240" w:lineRule="auto"/>
        <w:jc w:val="center"/>
        <w:rPr>
          <w:rFonts w:eastAsia="Times New Roman"/>
          <w:b/>
          <w:sz w:val="24"/>
        </w:rPr>
      </w:pPr>
    </w:p>
    <w:p w14:paraId="7F4B5E8A" w14:textId="77777777" w:rsidR="0044098E" w:rsidRDefault="0044098E" w:rsidP="003E17F3">
      <w:pPr>
        <w:spacing w:after="0" w:line="240" w:lineRule="auto"/>
        <w:jc w:val="center"/>
        <w:rPr>
          <w:rFonts w:eastAsia="Times New Roman"/>
          <w:b/>
          <w:sz w:val="24"/>
        </w:rPr>
      </w:pPr>
    </w:p>
    <w:p w14:paraId="0976DB88" w14:textId="77777777" w:rsidR="0044098E" w:rsidRDefault="0044098E" w:rsidP="003E17F3">
      <w:pPr>
        <w:spacing w:after="0" w:line="240" w:lineRule="auto"/>
        <w:jc w:val="center"/>
        <w:rPr>
          <w:rFonts w:eastAsia="Times New Roman"/>
          <w:b/>
          <w:sz w:val="24"/>
        </w:rPr>
      </w:pPr>
    </w:p>
    <w:p w14:paraId="2FD0AC93" w14:textId="77777777" w:rsidR="0044098E" w:rsidRDefault="0044098E" w:rsidP="003E17F3">
      <w:pPr>
        <w:spacing w:after="0" w:line="240" w:lineRule="auto"/>
        <w:jc w:val="center"/>
        <w:rPr>
          <w:rFonts w:eastAsia="Times New Roman"/>
          <w:b/>
          <w:sz w:val="24"/>
        </w:rPr>
      </w:pPr>
    </w:p>
    <w:p w14:paraId="737957C5" w14:textId="77777777" w:rsidR="0044098E" w:rsidRDefault="0044098E" w:rsidP="003E17F3">
      <w:pPr>
        <w:spacing w:after="0" w:line="240" w:lineRule="auto"/>
        <w:jc w:val="center"/>
        <w:rPr>
          <w:rFonts w:eastAsia="Times New Roman"/>
          <w:b/>
          <w:sz w:val="24"/>
        </w:rPr>
      </w:pPr>
    </w:p>
    <w:p w14:paraId="11290EA4" w14:textId="77777777" w:rsidR="0044098E" w:rsidRDefault="0044098E" w:rsidP="003E17F3">
      <w:pPr>
        <w:spacing w:after="0" w:line="240" w:lineRule="auto"/>
        <w:jc w:val="center"/>
        <w:rPr>
          <w:rFonts w:eastAsia="Times New Roman"/>
          <w:b/>
          <w:sz w:val="24"/>
        </w:rPr>
      </w:pPr>
    </w:p>
    <w:p w14:paraId="6F23569C" w14:textId="77777777" w:rsidR="0044098E" w:rsidRDefault="0044098E" w:rsidP="003E17F3">
      <w:pPr>
        <w:spacing w:after="0" w:line="240" w:lineRule="auto"/>
        <w:jc w:val="center"/>
        <w:rPr>
          <w:rFonts w:eastAsia="Times New Roman"/>
          <w:b/>
          <w:sz w:val="24"/>
        </w:rPr>
      </w:pPr>
    </w:p>
    <w:p w14:paraId="39BE7EE1" w14:textId="77777777" w:rsidR="0044098E" w:rsidRDefault="0044098E" w:rsidP="003E17F3">
      <w:pPr>
        <w:spacing w:after="0" w:line="240" w:lineRule="auto"/>
        <w:jc w:val="center"/>
        <w:rPr>
          <w:rFonts w:eastAsia="Times New Roman"/>
          <w:b/>
          <w:sz w:val="24"/>
        </w:rPr>
      </w:pPr>
    </w:p>
    <w:p w14:paraId="5C166045" w14:textId="77777777" w:rsidR="0044098E" w:rsidRDefault="0044098E" w:rsidP="003E17F3">
      <w:pPr>
        <w:spacing w:after="0" w:line="240" w:lineRule="auto"/>
        <w:jc w:val="center"/>
        <w:rPr>
          <w:rFonts w:eastAsia="Times New Roman"/>
          <w:b/>
          <w:sz w:val="24"/>
        </w:rPr>
      </w:pPr>
    </w:p>
    <w:p w14:paraId="61780B6F" w14:textId="77777777" w:rsidR="0044098E" w:rsidRDefault="0044098E" w:rsidP="003E17F3">
      <w:pPr>
        <w:spacing w:after="0" w:line="240" w:lineRule="auto"/>
        <w:jc w:val="center"/>
        <w:rPr>
          <w:rFonts w:eastAsia="Times New Roman"/>
          <w:b/>
          <w:sz w:val="24"/>
        </w:rPr>
      </w:pPr>
    </w:p>
    <w:p w14:paraId="555B8F65" w14:textId="77777777" w:rsidR="0044098E" w:rsidRDefault="0044098E" w:rsidP="003E17F3">
      <w:pPr>
        <w:spacing w:after="0" w:line="240" w:lineRule="auto"/>
        <w:jc w:val="center"/>
        <w:rPr>
          <w:rFonts w:eastAsia="Times New Roman"/>
          <w:b/>
          <w:sz w:val="24"/>
        </w:rPr>
      </w:pPr>
    </w:p>
    <w:p w14:paraId="3498E903" w14:textId="77777777" w:rsidR="0044098E" w:rsidRDefault="0044098E" w:rsidP="003E17F3">
      <w:pPr>
        <w:spacing w:after="0" w:line="240" w:lineRule="auto"/>
        <w:jc w:val="center"/>
        <w:rPr>
          <w:rFonts w:eastAsia="Times New Roman"/>
          <w:b/>
          <w:sz w:val="24"/>
        </w:rPr>
      </w:pPr>
    </w:p>
    <w:p w14:paraId="692FF154" w14:textId="77777777" w:rsidR="0044098E" w:rsidRDefault="0044098E" w:rsidP="003E17F3">
      <w:pPr>
        <w:spacing w:after="0" w:line="240" w:lineRule="auto"/>
        <w:jc w:val="center"/>
        <w:rPr>
          <w:rFonts w:eastAsia="Times New Roman"/>
          <w:b/>
          <w:sz w:val="24"/>
        </w:rPr>
      </w:pPr>
    </w:p>
    <w:p w14:paraId="6F4A0A2A" w14:textId="77777777" w:rsidR="0044098E" w:rsidRDefault="0044098E" w:rsidP="003E17F3">
      <w:pPr>
        <w:spacing w:after="0" w:line="240" w:lineRule="auto"/>
        <w:jc w:val="center"/>
        <w:rPr>
          <w:rFonts w:eastAsia="Times New Roman"/>
          <w:b/>
          <w:sz w:val="24"/>
        </w:rPr>
      </w:pPr>
    </w:p>
    <w:p w14:paraId="0674E79F" w14:textId="77777777" w:rsidR="0044098E" w:rsidRDefault="0044098E" w:rsidP="003E17F3">
      <w:pPr>
        <w:spacing w:after="0" w:line="240" w:lineRule="auto"/>
        <w:jc w:val="center"/>
        <w:rPr>
          <w:rFonts w:eastAsia="Times New Roman"/>
          <w:b/>
          <w:sz w:val="24"/>
        </w:rPr>
      </w:pPr>
    </w:p>
    <w:p w14:paraId="4DE663B3" w14:textId="6CB3F7FE" w:rsidR="00AE5C39" w:rsidRDefault="00AE5C39" w:rsidP="003E17F3">
      <w:pPr>
        <w:spacing w:after="0" w:line="240" w:lineRule="auto"/>
        <w:jc w:val="center"/>
        <w:rPr>
          <w:rFonts w:eastAsia="Times New Roman"/>
          <w:b/>
          <w:sz w:val="24"/>
        </w:rPr>
      </w:pPr>
    </w:p>
    <w:p w14:paraId="4F3DAD0E" w14:textId="0C24CD94" w:rsidR="00D97524" w:rsidRDefault="00D97524" w:rsidP="003E17F3">
      <w:pPr>
        <w:spacing w:after="0" w:line="240" w:lineRule="auto"/>
        <w:jc w:val="center"/>
        <w:rPr>
          <w:rFonts w:eastAsia="Times New Roman"/>
          <w:b/>
          <w:sz w:val="24"/>
        </w:rPr>
      </w:pPr>
    </w:p>
    <w:p w14:paraId="7AEF51EC" w14:textId="4774D7E5" w:rsidR="00D97524" w:rsidRDefault="00D97524" w:rsidP="003E17F3">
      <w:pPr>
        <w:spacing w:after="0" w:line="240" w:lineRule="auto"/>
        <w:jc w:val="center"/>
        <w:rPr>
          <w:rFonts w:eastAsia="Times New Roman"/>
          <w:b/>
          <w:sz w:val="24"/>
        </w:rPr>
      </w:pPr>
    </w:p>
    <w:p w14:paraId="688B3D1D" w14:textId="1E1B3256" w:rsidR="003162FF" w:rsidRDefault="003162FF" w:rsidP="003E17F3">
      <w:pPr>
        <w:spacing w:after="0" w:line="240" w:lineRule="auto"/>
        <w:jc w:val="center"/>
        <w:rPr>
          <w:rFonts w:eastAsia="Times New Roman"/>
          <w:b/>
          <w:sz w:val="24"/>
        </w:rPr>
      </w:pPr>
    </w:p>
    <w:p w14:paraId="1E74A2DC" w14:textId="6A688E67" w:rsidR="00117223" w:rsidRDefault="00117223" w:rsidP="005F5F49">
      <w:pPr>
        <w:spacing w:after="0" w:line="240" w:lineRule="auto"/>
        <w:rPr>
          <w:rFonts w:eastAsia="Times New Roman"/>
          <w:b/>
          <w:sz w:val="24"/>
        </w:rPr>
      </w:pPr>
    </w:p>
    <w:p w14:paraId="1A8BB8EC" w14:textId="77777777" w:rsidR="0044098E" w:rsidRDefault="0044098E" w:rsidP="0044098E">
      <w:pPr>
        <w:spacing w:after="0" w:line="480" w:lineRule="auto"/>
        <w:jc w:val="center"/>
        <w:rPr>
          <w:rFonts w:eastAsia="Times New Roman"/>
          <w:b/>
          <w:sz w:val="24"/>
        </w:rPr>
      </w:pPr>
      <w:r>
        <w:rPr>
          <w:rFonts w:eastAsia="Times New Roman"/>
          <w:b/>
          <w:sz w:val="24"/>
        </w:rPr>
        <w:lastRenderedPageBreak/>
        <w:t>CHAPTER 2</w:t>
      </w:r>
    </w:p>
    <w:p w14:paraId="695F5774" w14:textId="6E466FB0" w:rsidR="00B90E97" w:rsidRPr="00AE5C39" w:rsidRDefault="0044098E" w:rsidP="00963937">
      <w:pPr>
        <w:spacing w:after="0" w:line="480" w:lineRule="auto"/>
        <w:jc w:val="center"/>
        <w:rPr>
          <w:rFonts w:eastAsia="Times New Roman"/>
          <w:sz w:val="24"/>
        </w:rPr>
      </w:pPr>
      <w:r>
        <w:rPr>
          <w:rFonts w:eastAsia="Times New Roman"/>
          <w:b/>
          <w:sz w:val="24"/>
        </w:rPr>
        <w:t>SYSTEM</w:t>
      </w:r>
      <w:r w:rsidR="008A3E44">
        <w:rPr>
          <w:rFonts w:eastAsia="Times New Roman"/>
          <w:b/>
          <w:sz w:val="24"/>
        </w:rPr>
        <w:t xml:space="preserve"> ANALYSIS </w:t>
      </w:r>
    </w:p>
    <w:p w14:paraId="634FF4CE" w14:textId="11E10F7A" w:rsidR="00B90E97" w:rsidRPr="00362A36" w:rsidRDefault="00A57F6D" w:rsidP="00A301D1">
      <w:pPr>
        <w:spacing w:after="0" w:line="480" w:lineRule="auto"/>
        <w:ind w:firstLine="720"/>
        <w:rPr>
          <w:b/>
          <w:sz w:val="24"/>
        </w:rPr>
      </w:pPr>
      <w:r>
        <w:rPr>
          <w:sz w:val="24"/>
        </w:rPr>
        <w:t>The proposed Web-A</w:t>
      </w:r>
      <w:r w:rsidR="009767BB" w:rsidRPr="00D97524">
        <w:rPr>
          <w:sz w:val="24"/>
        </w:rPr>
        <w:t xml:space="preserve">pplication (Student Registration System) shows the working of </w:t>
      </w:r>
      <w:r w:rsidR="00A301D1">
        <w:rPr>
          <w:sz w:val="24"/>
        </w:rPr>
        <w:t xml:space="preserve">the </w:t>
      </w:r>
      <w:r w:rsidR="009767BB" w:rsidRPr="00D97524">
        <w:rPr>
          <w:sz w:val="24"/>
        </w:rPr>
        <w:t>MVC architecture</w:t>
      </w:r>
      <w:r w:rsidR="004E25B5" w:rsidRPr="00D97524">
        <w:rPr>
          <w:sz w:val="24"/>
        </w:rPr>
        <w:t xml:space="preserve"> and</w:t>
      </w:r>
      <w:r w:rsidR="009767BB" w:rsidRPr="00D97524">
        <w:rPr>
          <w:sz w:val="24"/>
        </w:rPr>
        <w:t xml:space="preserve"> </w:t>
      </w:r>
      <w:r w:rsidR="00A75ADE" w:rsidRPr="00D97524">
        <w:rPr>
          <w:sz w:val="24"/>
        </w:rPr>
        <w:t xml:space="preserve">its functioning </w:t>
      </w:r>
      <w:r w:rsidR="009767BB" w:rsidRPr="00D97524">
        <w:rPr>
          <w:sz w:val="24"/>
        </w:rPr>
        <w:t xml:space="preserve">with respect to </w:t>
      </w:r>
      <w:r w:rsidR="00A301D1">
        <w:rPr>
          <w:sz w:val="24"/>
        </w:rPr>
        <w:t xml:space="preserve">the </w:t>
      </w:r>
      <w:r w:rsidR="009767BB" w:rsidRPr="00D97524">
        <w:rPr>
          <w:sz w:val="24"/>
        </w:rPr>
        <w:t>Java Spring Framework</w:t>
      </w:r>
      <w:r w:rsidR="009A6328">
        <w:rPr>
          <w:sz w:val="24"/>
        </w:rPr>
        <w:t xml:space="preserve">. </w:t>
      </w:r>
      <w:r w:rsidR="00B25867" w:rsidRPr="00D97524">
        <w:rPr>
          <w:sz w:val="24"/>
        </w:rPr>
        <w:t>In this system there are three types of user</w:t>
      </w:r>
      <w:r w:rsidR="00362A36">
        <w:rPr>
          <w:sz w:val="24"/>
        </w:rPr>
        <w:t xml:space="preserve">s: </w:t>
      </w:r>
      <w:r w:rsidR="00B25867" w:rsidRPr="00D97524">
        <w:rPr>
          <w:sz w:val="24"/>
        </w:rPr>
        <w:t>1. Admin, 2. Student, and 3. Teacher.</w:t>
      </w:r>
      <w:r w:rsidR="00362A36">
        <w:rPr>
          <w:b/>
          <w:sz w:val="24"/>
        </w:rPr>
        <w:t xml:space="preserve"> </w:t>
      </w:r>
      <w:r w:rsidR="00446E1F" w:rsidRPr="00362A36">
        <w:rPr>
          <w:sz w:val="24"/>
        </w:rPr>
        <w:t>The a</w:t>
      </w:r>
      <w:r w:rsidR="00B25867" w:rsidRPr="00362A36">
        <w:rPr>
          <w:sz w:val="24"/>
        </w:rPr>
        <w:t xml:space="preserve">dmin is the essential key to all functions, who manages all </w:t>
      </w:r>
      <w:r w:rsidR="00482B4A">
        <w:rPr>
          <w:sz w:val="24"/>
        </w:rPr>
        <w:t xml:space="preserve">the </w:t>
      </w:r>
      <w:r w:rsidR="00B25867" w:rsidRPr="00362A36">
        <w:rPr>
          <w:sz w:val="24"/>
        </w:rPr>
        <w:t>module</w:t>
      </w:r>
      <w:r w:rsidR="00A75ADE" w:rsidRPr="00362A36">
        <w:rPr>
          <w:sz w:val="24"/>
        </w:rPr>
        <w:t>s</w:t>
      </w:r>
      <w:r w:rsidR="00B25867" w:rsidRPr="00362A36">
        <w:rPr>
          <w:sz w:val="24"/>
        </w:rPr>
        <w:t xml:space="preserve"> and</w:t>
      </w:r>
      <w:r w:rsidR="00362A36">
        <w:rPr>
          <w:sz w:val="24"/>
        </w:rPr>
        <w:t xml:space="preserve"> is</w:t>
      </w:r>
      <w:r w:rsidR="00B25867" w:rsidRPr="00362A36">
        <w:rPr>
          <w:sz w:val="24"/>
        </w:rPr>
        <w:t xml:space="preserve"> also responsible for assigning courses to teachers.</w:t>
      </w:r>
      <w:r w:rsidR="00362A36">
        <w:rPr>
          <w:sz w:val="24"/>
        </w:rPr>
        <w:t xml:space="preserve"> </w:t>
      </w:r>
      <w:r w:rsidR="00E43043">
        <w:rPr>
          <w:sz w:val="24"/>
        </w:rPr>
        <w:t>The Web-A</w:t>
      </w:r>
      <w:r w:rsidR="004E25B5" w:rsidRPr="00362A36">
        <w:rPr>
          <w:sz w:val="24"/>
        </w:rPr>
        <w:t xml:space="preserve">pplication </w:t>
      </w:r>
      <w:r w:rsidR="00A301D1">
        <w:rPr>
          <w:sz w:val="24"/>
        </w:rPr>
        <w:t>is focused on</w:t>
      </w:r>
      <w:r w:rsidR="004E25B5" w:rsidRPr="00362A36">
        <w:rPr>
          <w:sz w:val="24"/>
        </w:rPr>
        <w:t xml:space="preserve"> student</w:t>
      </w:r>
      <w:r w:rsidR="0037352F" w:rsidRPr="00362A36">
        <w:rPr>
          <w:sz w:val="24"/>
        </w:rPr>
        <w:t>s and teachers</w:t>
      </w:r>
      <w:r w:rsidR="00362A36">
        <w:rPr>
          <w:sz w:val="24"/>
        </w:rPr>
        <w:t>,</w:t>
      </w:r>
      <w:r w:rsidR="0037352F" w:rsidRPr="00362A36">
        <w:rPr>
          <w:sz w:val="24"/>
        </w:rPr>
        <w:t xml:space="preserve"> so that they can use </w:t>
      </w:r>
      <w:r w:rsidR="00446E1F" w:rsidRPr="00362A36">
        <w:rPr>
          <w:sz w:val="24"/>
        </w:rPr>
        <w:t xml:space="preserve">this application </w:t>
      </w:r>
      <w:r w:rsidR="0037352F" w:rsidRPr="00362A36">
        <w:rPr>
          <w:sz w:val="24"/>
        </w:rPr>
        <w:t xml:space="preserve">for their </w:t>
      </w:r>
      <w:r w:rsidR="0034060C" w:rsidRPr="00362A36">
        <w:rPr>
          <w:sz w:val="24"/>
        </w:rPr>
        <w:t xml:space="preserve">registration, </w:t>
      </w:r>
      <w:r w:rsidR="0037352F" w:rsidRPr="00362A36">
        <w:rPr>
          <w:sz w:val="24"/>
        </w:rPr>
        <w:t>profile management, student management, schedule management</w:t>
      </w:r>
      <w:r w:rsidR="0034060C" w:rsidRPr="00362A36">
        <w:rPr>
          <w:sz w:val="24"/>
        </w:rPr>
        <w:t>, and course management</w:t>
      </w:r>
      <w:r w:rsidR="00362A36">
        <w:rPr>
          <w:sz w:val="24"/>
        </w:rPr>
        <w:t xml:space="preserve"> with great finesse. </w:t>
      </w:r>
      <w:r w:rsidR="00446E1F" w:rsidRPr="00362A36">
        <w:rPr>
          <w:sz w:val="24"/>
        </w:rPr>
        <w:t>There are tw</w:t>
      </w:r>
      <w:r w:rsidR="00A301D1">
        <w:rPr>
          <w:sz w:val="24"/>
        </w:rPr>
        <w:t>o types of requirements in the Web-A</w:t>
      </w:r>
      <w:r w:rsidR="00446E1F" w:rsidRPr="00362A36">
        <w:rPr>
          <w:sz w:val="24"/>
        </w:rPr>
        <w:t xml:space="preserve">pplication: </w:t>
      </w:r>
      <w:r w:rsidR="00A301D1">
        <w:rPr>
          <w:sz w:val="24"/>
        </w:rPr>
        <w:t xml:space="preserve">1. </w:t>
      </w:r>
      <w:r w:rsidR="00E43043">
        <w:rPr>
          <w:sz w:val="24"/>
        </w:rPr>
        <w:t>f</w:t>
      </w:r>
      <w:r w:rsidR="00446E1F" w:rsidRPr="00362A36">
        <w:rPr>
          <w:sz w:val="24"/>
        </w:rPr>
        <w:t xml:space="preserve">unctional requirement and </w:t>
      </w:r>
      <w:r w:rsidR="00A301D1">
        <w:rPr>
          <w:sz w:val="24"/>
        </w:rPr>
        <w:t xml:space="preserve">2. </w:t>
      </w:r>
      <w:r w:rsidR="00E43043">
        <w:rPr>
          <w:sz w:val="24"/>
        </w:rPr>
        <w:t>n</w:t>
      </w:r>
      <w:r w:rsidR="00446E1F" w:rsidRPr="00362A36">
        <w:rPr>
          <w:sz w:val="24"/>
        </w:rPr>
        <w:t>on-functional requirement.</w:t>
      </w:r>
    </w:p>
    <w:p w14:paraId="0D6F7E9F" w14:textId="61B5A6A3" w:rsidR="00B90E97" w:rsidRDefault="00B90E97" w:rsidP="009C6999">
      <w:pPr>
        <w:spacing w:after="0" w:line="480" w:lineRule="auto"/>
        <w:jc w:val="center"/>
        <w:rPr>
          <w:b/>
          <w:sz w:val="24"/>
        </w:rPr>
      </w:pPr>
      <w:r>
        <w:rPr>
          <w:b/>
          <w:sz w:val="24"/>
        </w:rPr>
        <w:t>2.</w:t>
      </w:r>
      <w:r w:rsidR="00446E1F">
        <w:rPr>
          <w:b/>
          <w:sz w:val="24"/>
        </w:rPr>
        <w:t>1.</w:t>
      </w:r>
      <w:r>
        <w:rPr>
          <w:b/>
          <w:sz w:val="24"/>
        </w:rPr>
        <w:t xml:space="preserve"> Functional Requirement</w:t>
      </w:r>
      <w:r w:rsidR="00CC515C">
        <w:rPr>
          <w:b/>
          <w:sz w:val="24"/>
        </w:rPr>
        <w:t>s</w:t>
      </w:r>
    </w:p>
    <w:p w14:paraId="6E621ED4" w14:textId="3396E0DA" w:rsidR="00B90E97" w:rsidRDefault="003D46AA" w:rsidP="009C6999">
      <w:pPr>
        <w:spacing w:after="0" w:line="480" w:lineRule="auto"/>
        <w:ind w:firstLine="720"/>
        <w:rPr>
          <w:sz w:val="24"/>
        </w:rPr>
      </w:pPr>
      <w:r w:rsidRPr="007B30D4">
        <w:rPr>
          <w:sz w:val="24"/>
        </w:rPr>
        <w:t xml:space="preserve">Functional requirements are the features of a system, which specify its capabilities. They are the user stories that describe how </w:t>
      </w:r>
      <w:r w:rsidR="00D209D2">
        <w:rPr>
          <w:sz w:val="24"/>
        </w:rPr>
        <w:t>users will use the system. The f</w:t>
      </w:r>
      <w:r w:rsidRPr="007B30D4">
        <w:rPr>
          <w:sz w:val="24"/>
        </w:rPr>
        <w:t>unctional requirement</w:t>
      </w:r>
      <w:r w:rsidR="00E502DA">
        <w:rPr>
          <w:sz w:val="24"/>
        </w:rPr>
        <w:t>s</w:t>
      </w:r>
      <w:r w:rsidRPr="007B30D4">
        <w:rPr>
          <w:sz w:val="24"/>
        </w:rPr>
        <w:t xml:space="preserve"> of the propose</w:t>
      </w:r>
      <w:r w:rsidR="00252A74">
        <w:rPr>
          <w:sz w:val="24"/>
        </w:rPr>
        <w:t>d</w:t>
      </w:r>
      <w:r w:rsidRPr="007B30D4">
        <w:rPr>
          <w:sz w:val="24"/>
        </w:rPr>
        <w:t xml:space="preserve"> system are </w:t>
      </w:r>
      <w:r w:rsidR="001E17A9">
        <w:rPr>
          <w:sz w:val="24"/>
        </w:rPr>
        <w:t xml:space="preserve">the </w:t>
      </w:r>
      <w:r w:rsidRPr="007B30D4">
        <w:rPr>
          <w:sz w:val="24"/>
        </w:rPr>
        <w:t>following:</w:t>
      </w:r>
    </w:p>
    <w:p w14:paraId="095DB7C8" w14:textId="441A4E74" w:rsidR="007B30D4" w:rsidRPr="007B30D4" w:rsidRDefault="007B30D4" w:rsidP="009C6999">
      <w:pPr>
        <w:pStyle w:val="ListParagraph"/>
        <w:numPr>
          <w:ilvl w:val="0"/>
          <w:numId w:val="123"/>
        </w:numPr>
        <w:spacing w:after="0" w:line="480" w:lineRule="auto"/>
        <w:ind w:left="720"/>
        <w:rPr>
          <w:sz w:val="24"/>
        </w:rPr>
      </w:pPr>
      <w:r>
        <w:rPr>
          <w:rFonts w:ascii="Times New Roman" w:hAnsi="Times New Roman"/>
          <w:sz w:val="24"/>
        </w:rPr>
        <w:t xml:space="preserve">Registration: </w:t>
      </w:r>
      <w:r w:rsidRPr="007B30D4">
        <w:rPr>
          <w:rFonts w:ascii="Times New Roman" w:hAnsi="Times New Roman"/>
          <w:sz w:val="24"/>
        </w:rPr>
        <w:t>Student and Teacher will both registe</w:t>
      </w:r>
      <w:r w:rsidR="00260083">
        <w:rPr>
          <w:rFonts w:ascii="Times New Roman" w:hAnsi="Times New Roman"/>
          <w:sz w:val="24"/>
        </w:rPr>
        <w:t xml:space="preserve">r in the system to access their </w:t>
      </w:r>
      <w:r w:rsidRPr="007B30D4">
        <w:rPr>
          <w:rFonts w:ascii="Times New Roman" w:hAnsi="Times New Roman"/>
          <w:sz w:val="24"/>
        </w:rPr>
        <w:t>account and features.</w:t>
      </w:r>
    </w:p>
    <w:p w14:paraId="4545AD17" w14:textId="4E56703E" w:rsidR="004E4452" w:rsidRDefault="004E4452" w:rsidP="00CF3F51">
      <w:pPr>
        <w:pStyle w:val="ListParagraph"/>
        <w:numPr>
          <w:ilvl w:val="0"/>
          <w:numId w:val="8"/>
        </w:numPr>
        <w:spacing w:after="0" w:line="480" w:lineRule="auto"/>
        <w:ind w:left="720"/>
        <w:rPr>
          <w:rFonts w:ascii="Times New Roman" w:hAnsi="Times New Roman"/>
          <w:sz w:val="24"/>
        </w:rPr>
      </w:pPr>
      <w:r>
        <w:rPr>
          <w:rFonts w:ascii="Times New Roman" w:hAnsi="Times New Roman"/>
          <w:sz w:val="24"/>
        </w:rPr>
        <w:t xml:space="preserve">Login: </w:t>
      </w:r>
      <w:r w:rsidRPr="004E4452">
        <w:rPr>
          <w:rFonts w:ascii="Times New Roman" w:hAnsi="Times New Roman"/>
          <w:sz w:val="24"/>
        </w:rPr>
        <w:t>Login module</w:t>
      </w:r>
      <w:r>
        <w:rPr>
          <w:rFonts w:ascii="Times New Roman" w:hAnsi="Times New Roman"/>
          <w:sz w:val="24"/>
        </w:rPr>
        <w:t xml:space="preserve"> provides access only to </w:t>
      </w:r>
      <w:r w:rsidRPr="004E4452">
        <w:rPr>
          <w:rFonts w:ascii="Times New Roman" w:hAnsi="Times New Roman"/>
          <w:sz w:val="24"/>
        </w:rPr>
        <w:t>authorized users who complete the</w:t>
      </w:r>
      <w:r>
        <w:rPr>
          <w:rFonts w:ascii="Times New Roman" w:hAnsi="Times New Roman"/>
          <w:sz w:val="24"/>
        </w:rPr>
        <w:t xml:space="preserve"> </w:t>
      </w:r>
    </w:p>
    <w:p w14:paraId="1D0E31C9" w14:textId="34A4275B" w:rsidR="00B90E97" w:rsidRPr="004E4452" w:rsidRDefault="00911947" w:rsidP="00911947">
      <w:pPr>
        <w:spacing w:after="0" w:line="480" w:lineRule="auto"/>
        <w:ind w:firstLine="360"/>
        <w:rPr>
          <w:sz w:val="24"/>
        </w:rPr>
      </w:pPr>
      <w:r>
        <w:rPr>
          <w:sz w:val="24"/>
        </w:rPr>
        <w:t xml:space="preserve">      </w:t>
      </w:r>
      <w:r w:rsidR="004E4452" w:rsidRPr="004E4452">
        <w:rPr>
          <w:sz w:val="24"/>
        </w:rPr>
        <w:t xml:space="preserve">registration process and set their username and password. </w:t>
      </w:r>
    </w:p>
    <w:p w14:paraId="4498AB1C" w14:textId="65EEF481" w:rsidR="00647DB6" w:rsidRPr="00647DB6" w:rsidRDefault="004E4452" w:rsidP="00CF3F51">
      <w:pPr>
        <w:pStyle w:val="ListParagraph"/>
        <w:numPr>
          <w:ilvl w:val="0"/>
          <w:numId w:val="8"/>
        </w:numPr>
        <w:spacing w:after="0" w:line="480" w:lineRule="auto"/>
        <w:ind w:left="720"/>
        <w:rPr>
          <w:sz w:val="24"/>
        </w:rPr>
      </w:pPr>
      <w:r>
        <w:rPr>
          <w:rFonts w:ascii="Times New Roman" w:hAnsi="Times New Roman"/>
          <w:sz w:val="24"/>
        </w:rPr>
        <w:t xml:space="preserve">Course </w:t>
      </w:r>
      <w:r w:rsidR="00647DB6">
        <w:rPr>
          <w:rFonts w:ascii="Times New Roman" w:hAnsi="Times New Roman"/>
          <w:sz w:val="24"/>
        </w:rPr>
        <w:t>Enrollment</w:t>
      </w:r>
      <w:r>
        <w:rPr>
          <w:rFonts w:ascii="Times New Roman" w:hAnsi="Times New Roman"/>
          <w:sz w:val="24"/>
        </w:rPr>
        <w:t>: Stu</w:t>
      </w:r>
      <w:r w:rsidR="00D47224">
        <w:rPr>
          <w:rFonts w:ascii="Times New Roman" w:hAnsi="Times New Roman"/>
          <w:sz w:val="24"/>
        </w:rPr>
        <w:t>dent should be able to add a course</w:t>
      </w:r>
      <w:r w:rsidR="00647DB6">
        <w:rPr>
          <w:rFonts w:ascii="Times New Roman" w:hAnsi="Times New Roman"/>
          <w:sz w:val="24"/>
        </w:rPr>
        <w:t xml:space="preserve"> and</w:t>
      </w:r>
      <w:r w:rsidR="00E411E4">
        <w:rPr>
          <w:rFonts w:ascii="Times New Roman" w:hAnsi="Times New Roman"/>
          <w:sz w:val="24"/>
        </w:rPr>
        <w:t>,</w:t>
      </w:r>
      <w:r w:rsidR="00647DB6">
        <w:rPr>
          <w:rFonts w:ascii="Times New Roman" w:hAnsi="Times New Roman"/>
          <w:sz w:val="24"/>
        </w:rPr>
        <w:t xml:space="preserve"> if the class size </w:t>
      </w:r>
      <w:r w:rsidR="009709AE">
        <w:rPr>
          <w:rFonts w:ascii="Times New Roman" w:hAnsi="Times New Roman"/>
          <w:sz w:val="24"/>
        </w:rPr>
        <w:t>is less than or equal to 20</w:t>
      </w:r>
      <w:r w:rsidR="00E411E4">
        <w:rPr>
          <w:rFonts w:ascii="Times New Roman" w:hAnsi="Times New Roman"/>
          <w:sz w:val="24"/>
        </w:rPr>
        <w:t xml:space="preserve">, </w:t>
      </w:r>
      <w:r w:rsidR="00647DB6">
        <w:rPr>
          <w:rFonts w:ascii="Times New Roman" w:hAnsi="Times New Roman"/>
          <w:sz w:val="24"/>
        </w:rPr>
        <w:t xml:space="preserve">enroll in </w:t>
      </w:r>
      <w:r w:rsidR="00E411E4">
        <w:rPr>
          <w:rFonts w:ascii="Times New Roman" w:hAnsi="Times New Roman"/>
          <w:sz w:val="24"/>
        </w:rPr>
        <w:t>that</w:t>
      </w:r>
      <w:r w:rsidR="00647DB6">
        <w:rPr>
          <w:rFonts w:ascii="Times New Roman" w:hAnsi="Times New Roman"/>
          <w:sz w:val="24"/>
        </w:rPr>
        <w:t xml:space="preserve"> course.</w:t>
      </w:r>
    </w:p>
    <w:p w14:paraId="2FE928C4" w14:textId="25E08F33" w:rsidR="002F4097" w:rsidRDefault="00647DB6" w:rsidP="00CF3F51">
      <w:pPr>
        <w:pStyle w:val="ListParagraph"/>
        <w:numPr>
          <w:ilvl w:val="0"/>
          <w:numId w:val="123"/>
        </w:numPr>
        <w:spacing w:line="480" w:lineRule="auto"/>
        <w:ind w:left="720"/>
        <w:rPr>
          <w:rFonts w:ascii="Times New Roman" w:hAnsi="Times New Roman"/>
          <w:sz w:val="24"/>
        </w:rPr>
      </w:pPr>
      <w:r>
        <w:rPr>
          <w:rFonts w:ascii="Times New Roman" w:hAnsi="Times New Roman"/>
          <w:sz w:val="24"/>
        </w:rPr>
        <w:t xml:space="preserve">Grade Assignment: Teachers should be able </w:t>
      </w:r>
      <w:r w:rsidR="00DB6E9E">
        <w:rPr>
          <w:rFonts w:ascii="Times New Roman" w:hAnsi="Times New Roman"/>
          <w:sz w:val="24"/>
        </w:rPr>
        <w:t xml:space="preserve">to </w:t>
      </w:r>
      <w:r>
        <w:rPr>
          <w:rFonts w:ascii="Times New Roman" w:hAnsi="Times New Roman"/>
          <w:sz w:val="24"/>
        </w:rPr>
        <w:t xml:space="preserve">assign grades </w:t>
      </w:r>
      <w:r w:rsidR="00E411E4">
        <w:rPr>
          <w:rFonts w:ascii="Times New Roman" w:hAnsi="Times New Roman"/>
          <w:sz w:val="24"/>
        </w:rPr>
        <w:t xml:space="preserve">a </w:t>
      </w:r>
      <w:r>
        <w:rPr>
          <w:rFonts w:ascii="Times New Roman" w:hAnsi="Times New Roman"/>
          <w:sz w:val="24"/>
        </w:rPr>
        <w:t xml:space="preserve">range </w:t>
      </w:r>
      <w:r w:rsidR="00E411E4">
        <w:rPr>
          <w:rFonts w:ascii="Times New Roman" w:hAnsi="Times New Roman"/>
          <w:sz w:val="24"/>
        </w:rPr>
        <w:t>from A to F to their students. Occasionally, t</w:t>
      </w:r>
      <w:r>
        <w:rPr>
          <w:rFonts w:ascii="Times New Roman" w:hAnsi="Times New Roman"/>
          <w:sz w:val="24"/>
        </w:rPr>
        <w:t xml:space="preserve">hey </w:t>
      </w:r>
      <w:r w:rsidR="00DB6E9E">
        <w:rPr>
          <w:rFonts w:ascii="Times New Roman" w:hAnsi="Times New Roman"/>
          <w:sz w:val="24"/>
        </w:rPr>
        <w:t>can</w:t>
      </w:r>
      <w:r>
        <w:rPr>
          <w:rFonts w:ascii="Times New Roman" w:hAnsi="Times New Roman"/>
          <w:sz w:val="24"/>
        </w:rPr>
        <w:t xml:space="preserve"> </w:t>
      </w:r>
      <w:r w:rsidR="00DB6E9E">
        <w:rPr>
          <w:rFonts w:ascii="Times New Roman" w:hAnsi="Times New Roman"/>
          <w:sz w:val="24"/>
        </w:rPr>
        <w:t xml:space="preserve">also </w:t>
      </w:r>
      <w:r>
        <w:rPr>
          <w:rFonts w:ascii="Times New Roman" w:hAnsi="Times New Roman"/>
          <w:sz w:val="24"/>
        </w:rPr>
        <w:t xml:space="preserve">change </w:t>
      </w:r>
      <w:r w:rsidR="00DB6E9E">
        <w:rPr>
          <w:rFonts w:ascii="Times New Roman" w:hAnsi="Times New Roman"/>
          <w:sz w:val="24"/>
        </w:rPr>
        <w:t xml:space="preserve">the assigned </w:t>
      </w:r>
      <w:r>
        <w:rPr>
          <w:rFonts w:ascii="Times New Roman" w:hAnsi="Times New Roman"/>
          <w:sz w:val="24"/>
        </w:rPr>
        <w:t>g</w:t>
      </w:r>
      <w:r w:rsidR="00DB6E9E">
        <w:rPr>
          <w:rFonts w:ascii="Times New Roman" w:hAnsi="Times New Roman"/>
          <w:sz w:val="24"/>
        </w:rPr>
        <w:t>rade.</w:t>
      </w:r>
    </w:p>
    <w:p w14:paraId="1ECDA7A5" w14:textId="2AC88B30" w:rsidR="002F4097" w:rsidRDefault="002F4097" w:rsidP="00CF3F51">
      <w:pPr>
        <w:pStyle w:val="ListParagraph"/>
        <w:numPr>
          <w:ilvl w:val="0"/>
          <w:numId w:val="123"/>
        </w:numPr>
        <w:spacing w:line="480" w:lineRule="auto"/>
        <w:ind w:left="720"/>
        <w:rPr>
          <w:rFonts w:ascii="Times New Roman" w:hAnsi="Times New Roman"/>
          <w:sz w:val="24"/>
        </w:rPr>
      </w:pPr>
      <w:r>
        <w:rPr>
          <w:rFonts w:ascii="Times New Roman" w:hAnsi="Times New Roman"/>
          <w:sz w:val="24"/>
        </w:rPr>
        <w:lastRenderedPageBreak/>
        <w:t xml:space="preserve">Manage Student List: Teachers can see the information of every student who enrolled into </w:t>
      </w:r>
      <w:r w:rsidR="0086358C">
        <w:rPr>
          <w:rFonts w:ascii="Times New Roman" w:hAnsi="Times New Roman"/>
          <w:sz w:val="24"/>
        </w:rPr>
        <w:t xml:space="preserve">the </w:t>
      </w:r>
      <w:r w:rsidR="00013584">
        <w:rPr>
          <w:rFonts w:ascii="Times New Roman" w:hAnsi="Times New Roman"/>
          <w:sz w:val="24"/>
        </w:rPr>
        <w:t>courses</w:t>
      </w:r>
      <w:r w:rsidR="00E411E4">
        <w:rPr>
          <w:rFonts w:ascii="Times New Roman" w:hAnsi="Times New Roman"/>
          <w:sz w:val="24"/>
        </w:rPr>
        <w:t xml:space="preserve"> </w:t>
      </w:r>
      <w:r w:rsidR="0086358C">
        <w:rPr>
          <w:rFonts w:ascii="Times New Roman" w:hAnsi="Times New Roman"/>
          <w:sz w:val="24"/>
        </w:rPr>
        <w:t xml:space="preserve">but </w:t>
      </w:r>
      <w:r w:rsidR="00E411E4">
        <w:rPr>
          <w:rFonts w:ascii="Times New Roman" w:hAnsi="Times New Roman"/>
          <w:sz w:val="24"/>
        </w:rPr>
        <w:t>only in the courses to which that teacher is assigned.</w:t>
      </w:r>
      <w:r>
        <w:rPr>
          <w:rFonts w:ascii="Times New Roman" w:hAnsi="Times New Roman"/>
          <w:sz w:val="24"/>
        </w:rPr>
        <w:t xml:space="preserve"> </w:t>
      </w:r>
      <w:r w:rsidR="00E411E4">
        <w:rPr>
          <w:rFonts w:ascii="Times New Roman" w:hAnsi="Times New Roman"/>
          <w:sz w:val="24"/>
        </w:rPr>
        <w:t>T</w:t>
      </w:r>
      <w:r>
        <w:rPr>
          <w:rFonts w:ascii="Times New Roman" w:hAnsi="Times New Roman"/>
          <w:sz w:val="24"/>
        </w:rPr>
        <w:t xml:space="preserve">eachers can also drop </w:t>
      </w:r>
      <w:r w:rsidR="00E411E4">
        <w:rPr>
          <w:rFonts w:ascii="Times New Roman" w:hAnsi="Times New Roman"/>
          <w:sz w:val="24"/>
        </w:rPr>
        <w:t xml:space="preserve">students from courses if necessary. </w:t>
      </w:r>
      <w:r w:rsidR="007575B8">
        <w:rPr>
          <w:rFonts w:ascii="Times New Roman" w:hAnsi="Times New Roman"/>
          <w:sz w:val="24"/>
        </w:rPr>
        <w:t xml:space="preserve">The rules for dropping students </w:t>
      </w:r>
      <w:r w:rsidR="00E411E4">
        <w:rPr>
          <w:rFonts w:ascii="Times New Roman" w:hAnsi="Times New Roman"/>
          <w:sz w:val="24"/>
        </w:rPr>
        <w:t>differ among different university policies.</w:t>
      </w:r>
    </w:p>
    <w:p w14:paraId="52A52082" w14:textId="77777777" w:rsidR="002F4097" w:rsidRDefault="002F4097" w:rsidP="00CF3F51">
      <w:pPr>
        <w:pStyle w:val="ListParagraph"/>
        <w:numPr>
          <w:ilvl w:val="0"/>
          <w:numId w:val="123"/>
        </w:numPr>
        <w:spacing w:line="480" w:lineRule="auto"/>
        <w:ind w:left="720"/>
        <w:rPr>
          <w:rFonts w:ascii="Times New Roman" w:hAnsi="Times New Roman"/>
          <w:sz w:val="24"/>
        </w:rPr>
      </w:pPr>
      <w:r>
        <w:rPr>
          <w:rFonts w:ascii="Times New Roman" w:hAnsi="Times New Roman"/>
          <w:sz w:val="24"/>
        </w:rPr>
        <w:t>Profile Management: Student and Teacher both can edit their profile whenever they want.</w:t>
      </w:r>
    </w:p>
    <w:p w14:paraId="23DD0494" w14:textId="6AC9554B" w:rsidR="002F4097" w:rsidRDefault="002F4097" w:rsidP="00CF3F51">
      <w:pPr>
        <w:pStyle w:val="ListParagraph"/>
        <w:numPr>
          <w:ilvl w:val="0"/>
          <w:numId w:val="123"/>
        </w:numPr>
        <w:spacing w:line="480" w:lineRule="auto"/>
        <w:ind w:left="720"/>
        <w:rPr>
          <w:rFonts w:ascii="Times New Roman" w:hAnsi="Times New Roman"/>
          <w:sz w:val="24"/>
        </w:rPr>
      </w:pPr>
      <w:r>
        <w:rPr>
          <w:rFonts w:ascii="Times New Roman" w:hAnsi="Times New Roman"/>
          <w:sz w:val="24"/>
        </w:rPr>
        <w:t xml:space="preserve">Manage Term: Admin can add, update, and remove </w:t>
      </w:r>
      <w:r w:rsidR="007575B8">
        <w:rPr>
          <w:rFonts w:ascii="Times New Roman" w:hAnsi="Times New Roman"/>
          <w:sz w:val="24"/>
        </w:rPr>
        <w:t xml:space="preserve">a </w:t>
      </w:r>
      <w:r>
        <w:rPr>
          <w:rFonts w:ascii="Times New Roman" w:hAnsi="Times New Roman"/>
          <w:sz w:val="24"/>
        </w:rPr>
        <w:t>term.</w:t>
      </w:r>
    </w:p>
    <w:p w14:paraId="71056413" w14:textId="291CA721" w:rsidR="002F4097" w:rsidRDefault="002F4097" w:rsidP="00CF3F51">
      <w:pPr>
        <w:pStyle w:val="ListParagraph"/>
        <w:numPr>
          <w:ilvl w:val="0"/>
          <w:numId w:val="123"/>
        </w:numPr>
        <w:spacing w:line="480" w:lineRule="auto"/>
        <w:ind w:left="720"/>
        <w:rPr>
          <w:rFonts w:ascii="Times New Roman" w:hAnsi="Times New Roman"/>
          <w:sz w:val="24"/>
        </w:rPr>
      </w:pPr>
      <w:r>
        <w:rPr>
          <w:rFonts w:ascii="Times New Roman" w:hAnsi="Times New Roman"/>
          <w:sz w:val="24"/>
        </w:rPr>
        <w:t>Manage Department:</w:t>
      </w:r>
      <w:r w:rsidR="00647DB6">
        <w:rPr>
          <w:rFonts w:ascii="Times New Roman" w:hAnsi="Times New Roman"/>
          <w:sz w:val="24"/>
        </w:rPr>
        <w:t xml:space="preserve"> </w:t>
      </w:r>
      <w:r>
        <w:rPr>
          <w:rFonts w:ascii="Times New Roman" w:hAnsi="Times New Roman"/>
          <w:sz w:val="24"/>
        </w:rPr>
        <w:t xml:space="preserve">Admin can add, update, and remove </w:t>
      </w:r>
      <w:r w:rsidR="007575B8">
        <w:rPr>
          <w:rFonts w:ascii="Times New Roman" w:hAnsi="Times New Roman"/>
          <w:sz w:val="24"/>
        </w:rPr>
        <w:t xml:space="preserve">a </w:t>
      </w:r>
      <w:r>
        <w:rPr>
          <w:rFonts w:ascii="Times New Roman" w:hAnsi="Times New Roman"/>
          <w:sz w:val="24"/>
        </w:rPr>
        <w:t>department.</w:t>
      </w:r>
    </w:p>
    <w:p w14:paraId="76DD2396" w14:textId="18F60AAD" w:rsidR="00B90E97" w:rsidRDefault="002F4097" w:rsidP="00CF3F51">
      <w:pPr>
        <w:pStyle w:val="ListParagraph"/>
        <w:numPr>
          <w:ilvl w:val="0"/>
          <w:numId w:val="123"/>
        </w:numPr>
        <w:spacing w:line="480" w:lineRule="auto"/>
        <w:ind w:left="720"/>
        <w:rPr>
          <w:rFonts w:ascii="Times New Roman" w:hAnsi="Times New Roman"/>
          <w:sz w:val="24"/>
        </w:rPr>
      </w:pPr>
      <w:r>
        <w:rPr>
          <w:rFonts w:ascii="Times New Roman" w:hAnsi="Times New Roman"/>
          <w:sz w:val="24"/>
        </w:rPr>
        <w:t>Manage Course: After selecting term and department</w:t>
      </w:r>
      <w:r w:rsidR="007575B8">
        <w:rPr>
          <w:rFonts w:ascii="Times New Roman" w:hAnsi="Times New Roman"/>
          <w:sz w:val="24"/>
        </w:rPr>
        <w:t>,</w:t>
      </w:r>
      <w:r>
        <w:rPr>
          <w:rFonts w:ascii="Times New Roman" w:hAnsi="Times New Roman"/>
          <w:sz w:val="24"/>
        </w:rPr>
        <w:t xml:space="preserve"> </w:t>
      </w:r>
      <w:r w:rsidR="007575B8">
        <w:rPr>
          <w:rFonts w:ascii="Times New Roman" w:hAnsi="Times New Roman"/>
          <w:sz w:val="24"/>
        </w:rPr>
        <w:t xml:space="preserve">the </w:t>
      </w:r>
      <w:r>
        <w:rPr>
          <w:rFonts w:ascii="Times New Roman" w:hAnsi="Times New Roman"/>
          <w:sz w:val="24"/>
        </w:rPr>
        <w:t>admin</w:t>
      </w:r>
      <w:r w:rsidR="00647DB6">
        <w:rPr>
          <w:rFonts w:ascii="Times New Roman" w:hAnsi="Times New Roman"/>
          <w:sz w:val="24"/>
        </w:rPr>
        <w:t xml:space="preserve"> </w:t>
      </w:r>
      <w:r w:rsidR="00825D86">
        <w:rPr>
          <w:rFonts w:ascii="Times New Roman" w:hAnsi="Times New Roman"/>
          <w:sz w:val="24"/>
        </w:rPr>
        <w:t>can add, update, and</w:t>
      </w:r>
      <w:r w:rsidR="007575B8">
        <w:rPr>
          <w:rFonts w:ascii="Times New Roman" w:hAnsi="Times New Roman"/>
          <w:sz w:val="24"/>
        </w:rPr>
        <w:t xml:space="preserve"> </w:t>
      </w:r>
      <w:r>
        <w:rPr>
          <w:rFonts w:ascii="Times New Roman" w:hAnsi="Times New Roman"/>
          <w:sz w:val="24"/>
        </w:rPr>
        <w:t xml:space="preserve">remove </w:t>
      </w:r>
      <w:r w:rsidR="00825D86">
        <w:rPr>
          <w:rFonts w:ascii="Times New Roman" w:hAnsi="Times New Roman"/>
          <w:sz w:val="24"/>
        </w:rPr>
        <w:t xml:space="preserve">a </w:t>
      </w:r>
      <w:r>
        <w:rPr>
          <w:rFonts w:ascii="Times New Roman" w:hAnsi="Times New Roman"/>
          <w:sz w:val="24"/>
        </w:rPr>
        <w:t>course.</w:t>
      </w:r>
    </w:p>
    <w:p w14:paraId="1CAB26E8" w14:textId="176DCFCB" w:rsidR="002F4097" w:rsidRDefault="002F4097" w:rsidP="00CF3F51">
      <w:pPr>
        <w:pStyle w:val="ListParagraph"/>
        <w:numPr>
          <w:ilvl w:val="0"/>
          <w:numId w:val="123"/>
        </w:numPr>
        <w:spacing w:line="480" w:lineRule="auto"/>
        <w:ind w:left="720"/>
        <w:rPr>
          <w:rFonts w:ascii="Times New Roman" w:hAnsi="Times New Roman"/>
          <w:sz w:val="24"/>
        </w:rPr>
      </w:pPr>
      <w:r>
        <w:rPr>
          <w:rFonts w:ascii="Times New Roman" w:hAnsi="Times New Roman"/>
          <w:sz w:val="24"/>
        </w:rPr>
        <w:t>Manage Class Location: Admin can add, update, and remove</w:t>
      </w:r>
      <w:r w:rsidR="007575B8">
        <w:rPr>
          <w:rFonts w:ascii="Times New Roman" w:hAnsi="Times New Roman"/>
          <w:sz w:val="24"/>
        </w:rPr>
        <w:t xml:space="preserve"> a</w:t>
      </w:r>
      <w:r>
        <w:rPr>
          <w:rFonts w:ascii="Times New Roman" w:hAnsi="Times New Roman"/>
          <w:sz w:val="24"/>
        </w:rPr>
        <w:t xml:space="preserve"> lecture hall.</w:t>
      </w:r>
    </w:p>
    <w:p w14:paraId="6D005E08" w14:textId="385ED4F6" w:rsidR="002F4097" w:rsidRDefault="002F4097" w:rsidP="00CF3F51">
      <w:pPr>
        <w:pStyle w:val="ListParagraph"/>
        <w:numPr>
          <w:ilvl w:val="0"/>
          <w:numId w:val="123"/>
        </w:numPr>
        <w:spacing w:line="480" w:lineRule="auto"/>
        <w:ind w:left="720"/>
        <w:rPr>
          <w:rFonts w:ascii="Times New Roman" w:hAnsi="Times New Roman"/>
          <w:sz w:val="24"/>
        </w:rPr>
      </w:pPr>
      <w:r>
        <w:rPr>
          <w:rFonts w:ascii="Times New Roman" w:hAnsi="Times New Roman"/>
          <w:sz w:val="24"/>
        </w:rPr>
        <w:t>Manage Time-Slot: Admin can add, update, and remove</w:t>
      </w:r>
      <w:r w:rsidR="007575B8">
        <w:rPr>
          <w:rFonts w:ascii="Times New Roman" w:hAnsi="Times New Roman"/>
          <w:sz w:val="24"/>
        </w:rPr>
        <w:t xml:space="preserve"> a</w:t>
      </w:r>
      <w:r>
        <w:rPr>
          <w:rFonts w:ascii="Times New Roman" w:hAnsi="Times New Roman"/>
          <w:sz w:val="24"/>
        </w:rPr>
        <w:t xml:space="preserve"> Time-Slot.</w:t>
      </w:r>
    </w:p>
    <w:p w14:paraId="42244B3F" w14:textId="4113F7EC" w:rsidR="002F4097" w:rsidRPr="00647DB6" w:rsidRDefault="002F4097" w:rsidP="009C6999">
      <w:pPr>
        <w:pStyle w:val="ListParagraph"/>
        <w:numPr>
          <w:ilvl w:val="0"/>
          <w:numId w:val="123"/>
        </w:numPr>
        <w:spacing w:after="0" w:line="480" w:lineRule="auto"/>
        <w:ind w:left="720"/>
        <w:rPr>
          <w:rFonts w:ascii="Times New Roman" w:hAnsi="Times New Roman"/>
          <w:sz w:val="24"/>
        </w:rPr>
      </w:pPr>
      <w:r>
        <w:rPr>
          <w:rFonts w:ascii="Times New Roman" w:hAnsi="Times New Roman"/>
          <w:sz w:val="24"/>
        </w:rPr>
        <w:t xml:space="preserve">Manage Class Allocation: Admin </w:t>
      </w:r>
      <w:r w:rsidR="007575B8">
        <w:rPr>
          <w:rFonts w:ascii="Times New Roman" w:hAnsi="Times New Roman"/>
          <w:sz w:val="24"/>
        </w:rPr>
        <w:t>can</w:t>
      </w:r>
      <w:r>
        <w:rPr>
          <w:rFonts w:ascii="Times New Roman" w:hAnsi="Times New Roman"/>
          <w:sz w:val="24"/>
        </w:rPr>
        <w:t xml:space="preserve"> assign one or more courses to teacher</w:t>
      </w:r>
      <w:r w:rsidR="001607FD">
        <w:rPr>
          <w:rFonts w:ascii="Times New Roman" w:hAnsi="Times New Roman"/>
          <w:sz w:val="24"/>
        </w:rPr>
        <w:t xml:space="preserve"> and can also remove and change course assignment</w:t>
      </w:r>
      <w:r w:rsidR="007575B8">
        <w:rPr>
          <w:rFonts w:ascii="Times New Roman" w:hAnsi="Times New Roman"/>
          <w:sz w:val="24"/>
        </w:rPr>
        <w:t>s</w:t>
      </w:r>
      <w:r w:rsidR="001607FD">
        <w:rPr>
          <w:rFonts w:ascii="Times New Roman" w:hAnsi="Times New Roman"/>
          <w:sz w:val="24"/>
        </w:rPr>
        <w:t>.</w:t>
      </w:r>
    </w:p>
    <w:p w14:paraId="76F63FD9" w14:textId="6BB20BBE" w:rsidR="003A08E9" w:rsidRDefault="009C6999" w:rsidP="009C6999">
      <w:pPr>
        <w:spacing w:after="0" w:line="480" w:lineRule="auto"/>
        <w:jc w:val="center"/>
        <w:rPr>
          <w:b/>
          <w:sz w:val="24"/>
        </w:rPr>
      </w:pPr>
      <w:r>
        <w:rPr>
          <w:b/>
          <w:sz w:val="24"/>
        </w:rPr>
        <w:t>2.2</w:t>
      </w:r>
      <w:r w:rsidR="003A08E9" w:rsidRPr="00B90E97">
        <w:rPr>
          <w:b/>
          <w:sz w:val="24"/>
        </w:rPr>
        <w:t xml:space="preserve"> Non</w:t>
      </w:r>
      <w:r w:rsidR="003A08E9">
        <w:rPr>
          <w:sz w:val="24"/>
        </w:rPr>
        <w:t xml:space="preserve"> - </w:t>
      </w:r>
      <w:r w:rsidR="003A08E9">
        <w:rPr>
          <w:b/>
          <w:sz w:val="24"/>
        </w:rPr>
        <w:t>Functional Requirement</w:t>
      </w:r>
      <w:r w:rsidR="00CC515C">
        <w:rPr>
          <w:b/>
          <w:sz w:val="24"/>
        </w:rPr>
        <w:t>s</w:t>
      </w:r>
    </w:p>
    <w:p w14:paraId="5FFC50E1" w14:textId="049C0650" w:rsidR="003A08E9" w:rsidRPr="00684E94" w:rsidRDefault="003A08E9" w:rsidP="003A08E9">
      <w:pPr>
        <w:spacing w:after="0" w:line="480" w:lineRule="auto"/>
        <w:rPr>
          <w:sz w:val="24"/>
        </w:rPr>
      </w:pPr>
      <w:r>
        <w:rPr>
          <w:b/>
          <w:sz w:val="24"/>
        </w:rPr>
        <w:tab/>
      </w:r>
      <w:r>
        <w:rPr>
          <w:sz w:val="24"/>
        </w:rPr>
        <w:t>Non-functional requirement</w:t>
      </w:r>
      <w:r w:rsidR="00F93A7F">
        <w:rPr>
          <w:sz w:val="24"/>
        </w:rPr>
        <w:t>s define</w:t>
      </w:r>
      <w:r>
        <w:rPr>
          <w:sz w:val="24"/>
        </w:rPr>
        <w:t xml:space="preserve"> the behavior of the system; </w:t>
      </w:r>
      <w:r w:rsidR="00F93A7F">
        <w:rPr>
          <w:sz w:val="24"/>
        </w:rPr>
        <w:t>they also describe</w:t>
      </w:r>
      <w:r w:rsidR="009D2A88">
        <w:rPr>
          <w:sz w:val="24"/>
        </w:rPr>
        <w:t xml:space="preserve"> how the system is working</w:t>
      </w:r>
      <w:r>
        <w:rPr>
          <w:sz w:val="24"/>
        </w:rPr>
        <w:t xml:space="preserve">. </w:t>
      </w:r>
      <w:r w:rsidRPr="003A08E9">
        <w:rPr>
          <w:sz w:val="24"/>
        </w:rPr>
        <w:t xml:space="preserve">The </w:t>
      </w:r>
      <w:r w:rsidRPr="00EF2C33">
        <w:rPr>
          <w:sz w:val="24"/>
        </w:rPr>
        <w:t>non</w:t>
      </w:r>
      <w:r>
        <w:rPr>
          <w:sz w:val="24"/>
        </w:rPr>
        <w:t>-functional requirements of the proposed system are following:</w:t>
      </w:r>
    </w:p>
    <w:p w14:paraId="3C8FD078" w14:textId="35E04DFF" w:rsidR="003A08E9" w:rsidRPr="003A08E9" w:rsidRDefault="003A08E9" w:rsidP="009C6999">
      <w:pPr>
        <w:pStyle w:val="ListParagraph"/>
        <w:numPr>
          <w:ilvl w:val="0"/>
          <w:numId w:val="15"/>
        </w:numPr>
        <w:spacing w:after="0" w:line="480" w:lineRule="auto"/>
        <w:ind w:left="720"/>
        <w:rPr>
          <w:rFonts w:ascii="Times New Roman" w:hAnsi="Times New Roman"/>
          <w:b/>
          <w:sz w:val="24"/>
        </w:rPr>
      </w:pPr>
      <w:r w:rsidRPr="003A08E9">
        <w:rPr>
          <w:rFonts w:ascii="Times New Roman" w:hAnsi="Times New Roman"/>
          <w:sz w:val="24"/>
        </w:rPr>
        <w:t>All inserted data should be properly stored in the database.</w:t>
      </w:r>
    </w:p>
    <w:p w14:paraId="743D510D" w14:textId="77777777" w:rsidR="003A08E9" w:rsidRPr="00711AC1" w:rsidRDefault="003A08E9" w:rsidP="009C6999">
      <w:pPr>
        <w:pStyle w:val="ListParagraph"/>
        <w:numPr>
          <w:ilvl w:val="0"/>
          <w:numId w:val="11"/>
        </w:numPr>
        <w:spacing w:after="0" w:line="480" w:lineRule="auto"/>
        <w:ind w:left="720"/>
        <w:rPr>
          <w:b/>
          <w:sz w:val="24"/>
        </w:rPr>
      </w:pPr>
      <w:r>
        <w:rPr>
          <w:rFonts w:ascii="Times New Roman" w:hAnsi="Times New Roman"/>
          <w:sz w:val="24"/>
          <w:szCs w:val="24"/>
        </w:rPr>
        <w:t>The database should reflect the changes.</w:t>
      </w:r>
    </w:p>
    <w:p w14:paraId="6F5B482C" w14:textId="77777777" w:rsidR="003A08E9" w:rsidRPr="00711AC1" w:rsidRDefault="003A08E9" w:rsidP="009C6999">
      <w:pPr>
        <w:pStyle w:val="ListParagraph"/>
        <w:numPr>
          <w:ilvl w:val="0"/>
          <w:numId w:val="11"/>
        </w:numPr>
        <w:spacing w:after="0" w:line="480" w:lineRule="auto"/>
        <w:ind w:left="720"/>
        <w:rPr>
          <w:b/>
          <w:sz w:val="24"/>
        </w:rPr>
      </w:pPr>
      <w:r>
        <w:rPr>
          <w:rFonts w:ascii="Times New Roman" w:hAnsi="Times New Roman"/>
          <w:sz w:val="24"/>
          <w:szCs w:val="24"/>
        </w:rPr>
        <w:t>Class-list should be updated.</w:t>
      </w:r>
    </w:p>
    <w:p w14:paraId="1BECA1EB" w14:textId="77777777" w:rsidR="003A08E9" w:rsidRPr="00711AC1" w:rsidRDefault="003A08E9" w:rsidP="009C6999">
      <w:pPr>
        <w:pStyle w:val="ListParagraph"/>
        <w:numPr>
          <w:ilvl w:val="0"/>
          <w:numId w:val="11"/>
        </w:numPr>
        <w:spacing w:after="0" w:line="480" w:lineRule="auto"/>
        <w:ind w:left="720"/>
        <w:rPr>
          <w:b/>
          <w:sz w:val="24"/>
        </w:rPr>
      </w:pPr>
      <w:r>
        <w:rPr>
          <w:rFonts w:ascii="Times New Roman" w:hAnsi="Times New Roman"/>
          <w:sz w:val="24"/>
          <w:szCs w:val="24"/>
        </w:rPr>
        <w:t>Teachers’ profiles should be updated after course allocated to them.</w:t>
      </w:r>
    </w:p>
    <w:p w14:paraId="594EA69A" w14:textId="3FD08C83" w:rsidR="003A08E9" w:rsidRPr="003A08E9" w:rsidRDefault="003A08E9" w:rsidP="009C6999">
      <w:pPr>
        <w:pStyle w:val="ListParagraph"/>
        <w:numPr>
          <w:ilvl w:val="0"/>
          <w:numId w:val="11"/>
        </w:numPr>
        <w:spacing w:after="0" w:line="480" w:lineRule="auto"/>
        <w:ind w:left="720"/>
        <w:rPr>
          <w:b/>
          <w:sz w:val="24"/>
        </w:rPr>
      </w:pPr>
      <w:r>
        <w:rPr>
          <w:rFonts w:ascii="Times New Roman" w:hAnsi="Times New Roman"/>
          <w:sz w:val="24"/>
          <w:szCs w:val="24"/>
        </w:rPr>
        <w:t>Students’ profile should be updated when teacher assigns grades to them.</w:t>
      </w:r>
    </w:p>
    <w:p w14:paraId="395A5483" w14:textId="77777777" w:rsidR="003A08E9" w:rsidRPr="00711AC1" w:rsidRDefault="003A08E9" w:rsidP="009C6999">
      <w:pPr>
        <w:pStyle w:val="ListParagraph"/>
        <w:numPr>
          <w:ilvl w:val="0"/>
          <w:numId w:val="12"/>
        </w:numPr>
        <w:spacing w:after="0" w:line="480" w:lineRule="auto"/>
        <w:ind w:left="720"/>
        <w:rPr>
          <w:b/>
          <w:sz w:val="24"/>
        </w:rPr>
      </w:pPr>
      <w:r>
        <w:rPr>
          <w:rFonts w:ascii="Times New Roman" w:hAnsi="Times New Roman"/>
          <w:sz w:val="24"/>
          <w:szCs w:val="24"/>
        </w:rPr>
        <w:t>All form-validations should run correctly.</w:t>
      </w:r>
    </w:p>
    <w:p w14:paraId="5968F503" w14:textId="77777777" w:rsidR="003A08E9" w:rsidRPr="00711AC1" w:rsidRDefault="003A08E9" w:rsidP="009C6999">
      <w:pPr>
        <w:pStyle w:val="ListParagraph"/>
        <w:numPr>
          <w:ilvl w:val="0"/>
          <w:numId w:val="12"/>
        </w:numPr>
        <w:spacing w:after="0" w:line="480" w:lineRule="auto"/>
        <w:ind w:left="720"/>
        <w:rPr>
          <w:b/>
          <w:sz w:val="24"/>
        </w:rPr>
      </w:pPr>
      <w:r>
        <w:rPr>
          <w:rFonts w:ascii="Times New Roman" w:hAnsi="Times New Roman"/>
          <w:sz w:val="24"/>
          <w:szCs w:val="24"/>
        </w:rPr>
        <w:t>Response time of the Schedule change should be 5ms.</w:t>
      </w:r>
    </w:p>
    <w:p w14:paraId="66AFD170" w14:textId="6CEF9073" w:rsidR="003A08E9" w:rsidRPr="003A08E9" w:rsidRDefault="003A08E9" w:rsidP="009C6999">
      <w:pPr>
        <w:pStyle w:val="ListParagraph"/>
        <w:numPr>
          <w:ilvl w:val="0"/>
          <w:numId w:val="12"/>
        </w:numPr>
        <w:spacing w:after="0" w:line="480" w:lineRule="auto"/>
        <w:ind w:left="720"/>
        <w:rPr>
          <w:b/>
          <w:sz w:val="24"/>
        </w:rPr>
      </w:pPr>
      <w:r>
        <w:rPr>
          <w:rFonts w:ascii="Times New Roman" w:hAnsi="Times New Roman"/>
          <w:sz w:val="24"/>
          <w:szCs w:val="24"/>
        </w:rPr>
        <w:lastRenderedPageBreak/>
        <w:t>Grade should be reflected as soon as teacher adds it.</w:t>
      </w:r>
    </w:p>
    <w:p w14:paraId="02029C91" w14:textId="77777777" w:rsidR="003A08E9" w:rsidRPr="00711AC1" w:rsidRDefault="003A08E9" w:rsidP="009C6999">
      <w:pPr>
        <w:pStyle w:val="ListParagraph"/>
        <w:numPr>
          <w:ilvl w:val="0"/>
          <w:numId w:val="13"/>
        </w:numPr>
        <w:spacing w:after="0" w:line="480" w:lineRule="auto"/>
        <w:ind w:left="720"/>
        <w:rPr>
          <w:b/>
          <w:sz w:val="24"/>
        </w:rPr>
      </w:pPr>
      <w:r w:rsidRPr="00C9372C">
        <w:rPr>
          <w:rFonts w:ascii="Times New Roman" w:hAnsi="Times New Roman"/>
          <w:sz w:val="24"/>
          <w:szCs w:val="24"/>
        </w:rPr>
        <w:t xml:space="preserve">Website </w:t>
      </w:r>
      <w:r>
        <w:rPr>
          <w:rFonts w:ascii="Times New Roman" w:hAnsi="Times New Roman"/>
          <w:sz w:val="24"/>
          <w:szCs w:val="24"/>
        </w:rPr>
        <w:t>should be</w:t>
      </w:r>
      <w:r w:rsidRPr="00C9372C">
        <w:rPr>
          <w:rFonts w:ascii="Times New Roman" w:hAnsi="Times New Roman"/>
          <w:sz w:val="24"/>
          <w:szCs w:val="24"/>
        </w:rPr>
        <w:t xml:space="preserve"> secured with the SSL certificate</w:t>
      </w:r>
      <w:r>
        <w:rPr>
          <w:rFonts w:ascii="Times New Roman" w:hAnsi="Times New Roman"/>
          <w:sz w:val="24"/>
          <w:szCs w:val="24"/>
        </w:rPr>
        <w:t>.</w:t>
      </w:r>
    </w:p>
    <w:p w14:paraId="7A62E1D8" w14:textId="440102D5" w:rsidR="003A08E9" w:rsidRPr="003A08E9" w:rsidRDefault="003A08E9" w:rsidP="009C6999">
      <w:pPr>
        <w:pStyle w:val="ListParagraph"/>
        <w:numPr>
          <w:ilvl w:val="0"/>
          <w:numId w:val="13"/>
        </w:numPr>
        <w:spacing w:after="0" w:line="480" w:lineRule="auto"/>
        <w:ind w:left="720"/>
        <w:rPr>
          <w:b/>
          <w:sz w:val="24"/>
        </w:rPr>
      </w:pPr>
      <w:r w:rsidRPr="008D7C5F">
        <w:rPr>
          <w:rFonts w:ascii="Times New Roman" w:hAnsi="Times New Roman"/>
          <w:sz w:val="24"/>
          <w:szCs w:val="24"/>
        </w:rPr>
        <w:t>System does not allow unauthorized user to log in</w:t>
      </w:r>
      <w:r>
        <w:rPr>
          <w:rFonts w:ascii="Times New Roman" w:hAnsi="Times New Roman"/>
          <w:sz w:val="24"/>
          <w:szCs w:val="24"/>
        </w:rPr>
        <w:t>.</w:t>
      </w:r>
    </w:p>
    <w:p w14:paraId="2D4FA77E" w14:textId="2C0B1863" w:rsidR="003A08E9" w:rsidRPr="003A08E9" w:rsidRDefault="003A08E9" w:rsidP="009C6999">
      <w:pPr>
        <w:pStyle w:val="ListParagraph"/>
        <w:numPr>
          <w:ilvl w:val="0"/>
          <w:numId w:val="14"/>
        </w:numPr>
        <w:spacing w:after="0" w:line="480" w:lineRule="auto"/>
        <w:ind w:left="720"/>
        <w:rPr>
          <w:b/>
          <w:sz w:val="24"/>
        </w:rPr>
      </w:pPr>
      <w:r w:rsidRPr="00C9372C">
        <w:rPr>
          <w:rFonts w:ascii="Times New Roman" w:hAnsi="Times New Roman"/>
          <w:sz w:val="24"/>
          <w:szCs w:val="24"/>
        </w:rPr>
        <w:t>Server must operate all the time.</w:t>
      </w:r>
    </w:p>
    <w:p w14:paraId="63D94F02" w14:textId="77777777" w:rsidR="003A08E9" w:rsidRPr="00FE6F92" w:rsidRDefault="003A08E9" w:rsidP="009C6999">
      <w:pPr>
        <w:pStyle w:val="ListParagraph"/>
        <w:numPr>
          <w:ilvl w:val="0"/>
          <w:numId w:val="14"/>
        </w:numPr>
        <w:spacing w:after="0" w:line="480" w:lineRule="auto"/>
        <w:ind w:left="720"/>
        <w:rPr>
          <w:rFonts w:ascii="Times New Roman" w:hAnsi="Times New Roman"/>
          <w:sz w:val="24"/>
        </w:rPr>
      </w:pPr>
      <w:r w:rsidRPr="00711AC1">
        <w:rPr>
          <w:rFonts w:ascii="Times New Roman" w:hAnsi="Times New Roman"/>
          <w:sz w:val="24"/>
        </w:rPr>
        <w:t xml:space="preserve">Website </w:t>
      </w:r>
      <w:r>
        <w:rPr>
          <w:rFonts w:ascii="Times New Roman" w:hAnsi="Times New Roman"/>
          <w:sz w:val="24"/>
        </w:rPr>
        <w:t>should be</w:t>
      </w:r>
      <w:r w:rsidRPr="00711AC1">
        <w:rPr>
          <w:rFonts w:ascii="Times New Roman" w:hAnsi="Times New Roman"/>
          <w:sz w:val="24"/>
        </w:rPr>
        <w:t xml:space="preserve"> compatible with every web-browser.</w:t>
      </w:r>
    </w:p>
    <w:p w14:paraId="22B8EF72" w14:textId="77777777" w:rsidR="003A08E9" w:rsidRDefault="003A08E9" w:rsidP="003A08E9">
      <w:pPr>
        <w:spacing w:after="0" w:line="480" w:lineRule="auto"/>
        <w:rPr>
          <w:sz w:val="24"/>
        </w:rPr>
      </w:pPr>
    </w:p>
    <w:p w14:paraId="2BC6BB96" w14:textId="77777777" w:rsidR="003A08E9" w:rsidRDefault="003A08E9" w:rsidP="003A08E9">
      <w:pPr>
        <w:spacing w:after="0" w:line="480" w:lineRule="auto"/>
        <w:rPr>
          <w:sz w:val="24"/>
        </w:rPr>
      </w:pPr>
    </w:p>
    <w:p w14:paraId="021734CD" w14:textId="77777777" w:rsidR="003A08E9" w:rsidRDefault="003A08E9" w:rsidP="003A08E9">
      <w:pPr>
        <w:spacing w:after="0" w:line="480" w:lineRule="auto"/>
        <w:rPr>
          <w:sz w:val="24"/>
        </w:rPr>
      </w:pPr>
    </w:p>
    <w:p w14:paraId="4F513EA4" w14:textId="77777777" w:rsidR="003A08E9" w:rsidRDefault="003A08E9" w:rsidP="003A08E9">
      <w:pPr>
        <w:spacing w:after="0" w:line="480" w:lineRule="auto"/>
        <w:jc w:val="center"/>
        <w:rPr>
          <w:b/>
          <w:sz w:val="24"/>
        </w:rPr>
      </w:pPr>
    </w:p>
    <w:p w14:paraId="7ADCECD3" w14:textId="77777777" w:rsidR="003A08E9" w:rsidRDefault="003A08E9" w:rsidP="003A08E9">
      <w:pPr>
        <w:spacing w:after="0" w:line="480" w:lineRule="auto"/>
        <w:jc w:val="center"/>
        <w:rPr>
          <w:b/>
          <w:sz w:val="24"/>
        </w:rPr>
      </w:pPr>
    </w:p>
    <w:p w14:paraId="087643EE" w14:textId="77777777" w:rsidR="003A08E9" w:rsidRDefault="003A08E9" w:rsidP="003A08E9">
      <w:pPr>
        <w:spacing w:after="0" w:line="480" w:lineRule="auto"/>
        <w:jc w:val="center"/>
        <w:rPr>
          <w:b/>
          <w:sz w:val="24"/>
        </w:rPr>
      </w:pPr>
    </w:p>
    <w:p w14:paraId="3C18BCE1" w14:textId="77777777" w:rsidR="003A08E9" w:rsidRDefault="003A08E9" w:rsidP="003A08E9">
      <w:pPr>
        <w:spacing w:after="0" w:line="480" w:lineRule="auto"/>
        <w:jc w:val="center"/>
        <w:rPr>
          <w:b/>
          <w:sz w:val="24"/>
        </w:rPr>
      </w:pPr>
    </w:p>
    <w:p w14:paraId="1C12DF27" w14:textId="77777777" w:rsidR="003A08E9" w:rsidRDefault="003A08E9" w:rsidP="003A08E9">
      <w:pPr>
        <w:spacing w:after="0" w:line="480" w:lineRule="auto"/>
        <w:jc w:val="center"/>
        <w:rPr>
          <w:b/>
          <w:sz w:val="24"/>
        </w:rPr>
      </w:pPr>
    </w:p>
    <w:p w14:paraId="1B07A5B9" w14:textId="75D67147" w:rsidR="003A08E9" w:rsidRDefault="003A08E9" w:rsidP="003A08E9">
      <w:pPr>
        <w:spacing w:after="0" w:line="480" w:lineRule="auto"/>
        <w:jc w:val="center"/>
        <w:rPr>
          <w:b/>
          <w:sz w:val="24"/>
        </w:rPr>
      </w:pPr>
    </w:p>
    <w:p w14:paraId="3EC4B112" w14:textId="1AC9D82F" w:rsidR="003A08E9" w:rsidRDefault="003A08E9" w:rsidP="003A08E9">
      <w:pPr>
        <w:spacing w:after="0" w:line="480" w:lineRule="auto"/>
        <w:jc w:val="center"/>
        <w:rPr>
          <w:b/>
          <w:sz w:val="24"/>
        </w:rPr>
      </w:pPr>
    </w:p>
    <w:p w14:paraId="4C7731FB" w14:textId="13C538C9" w:rsidR="003A08E9" w:rsidRDefault="003A08E9" w:rsidP="003A08E9">
      <w:pPr>
        <w:spacing w:after="0" w:line="480" w:lineRule="auto"/>
        <w:jc w:val="center"/>
        <w:rPr>
          <w:b/>
          <w:sz w:val="24"/>
        </w:rPr>
      </w:pPr>
    </w:p>
    <w:p w14:paraId="10203F41" w14:textId="402757FC" w:rsidR="003A08E9" w:rsidRDefault="003A08E9" w:rsidP="003A08E9">
      <w:pPr>
        <w:spacing w:after="0" w:line="480" w:lineRule="auto"/>
        <w:jc w:val="center"/>
        <w:rPr>
          <w:b/>
          <w:sz w:val="24"/>
        </w:rPr>
      </w:pPr>
    </w:p>
    <w:p w14:paraId="4067414D" w14:textId="5441103F" w:rsidR="003A08E9" w:rsidRDefault="003A08E9" w:rsidP="003A08E9">
      <w:pPr>
        <w:spacing w:after="0" w:line="480" w:lineRule="auto"/>
        <w:jc w:val="center"/>
        <w:rPr>
          <w:b/>
          <w:sz w:val="24"/>
        </w:rPr>
      </w:pPr>
    </w:p>
    <w:p w14:paraId="5F192297" w14:textId="6250F5A9" w:rsidR="003A08E9" w:rsidRDefault="003A08E9" w:rsidP="003A08E9">
      <w:pPr>
        <w:spacing w:after="0" w:line="480" w:lineRule="auto"/>
        <w:jc w:val="center"/>
        <w:rPr>
          <w:b/>
          <w:sz w:val="24"/>
        </w:rPr>
      </w:pPr>
    </w:p>
    <w:p w14:paraId="67A5F6C2" w14:textId="06AF5C18" w:rsidR="005F5F49" w:rsidRDefault="005F5F49" w:rsidP="003162FF">
      <w:pPr>
        <w:spacing w:after="0" w:line="480" w:lineRule="auto"/>
        <w:rPr>
          <w:b/>
          <w:sz w:val="24"/>
        </w:rPr>
      </w:pPr>
    </w:p>
    <w:p w14:paraId="106CA88A" w14:textId="629BA7C5" w:rsidR="003162FF" w:rsidRDefault="003162FF" w:rsidP="003162FF">
      <w:pPr>
        <w:spacing w:after="0" w:line="480" w:lineRule="auto"/>
        <w:rPr>
          <w:b/>
          <w:sz w:val="24"/>
        </w:rPr>
      </w:pPr>
    </w:p>
    <w:p w14:paraId="07D6698F" w14:textId="4C4BF305" w:rsidR="00F65835" w:rsidRDefault="00F65835" w:rsidP="003162FF">
      <w:pPr>
        <w:spacing w:after="0" w:line="480" w:lineRule="auto"/>
        <w:rPr>
          <w:b/>
          <w:sz w:val="24"/>
        </w:rPr>
      </w:pPr>
    </w:p>
    <w:p w14:paraId="18B6DC2A" w14:textId="77777777" w:rsidR="009D2A88" w:rsidRDefault="009D2A88" w:rsidP="003162FF">
      <w:pPr>
        <w:spacing w:after="0" w:line="480" w:lineRule="auto"/>
        <w:rPr>
          <w:b/>
          <w:sz w:val="24"/>
        </w:rPr>
      </w:pPr>
    </w:p>
    <w:p w14:paraId="0F6D79C9" w14:textId="77777777" w:rsidR="003A08E9" w:rsidRDefault="003A08E9" w:rsidP="003A08E9">
      <w:pPr>
        <w:spacing w:after="0" w:line="480" w:lineRule="auto"/>
        <w:jc w:val="center"/>
        <w:rPr>
          <w:b/>
          <w:sz w:val="24"/>
        </w:rPr>
      </w:pPr>
      <w:r>
        <w:rPr>
          <w:b/>
          <w:sz w:val="24"/>
        </w:rPr>
        <w:lastRenderedPageBreak/>
        <w:t>CHAPTER 3</w:t>
      </w:r>
    </w:p>
    <w:p w14:paraId="75E5C3BF" w14:textId="77777777" w:rsidR="003A08E9" w:rsidRDefault="003A08E9" w:rsidP="003A08E9">
      <w:pPr>
        <w:spacing w:after="0" w:line="480" w:lineRule="auto"/>
        <w:jc w:val="center"/>
        <w:rPr>
          <w:b/>
          <w:sz w:val="24"/>
        </w:rPr>
      </w:pPr>
      <w:r>
        <w:rPr>
          <w:b/>
          <w:sz w:val="24"/>
        </w:rPr>
        <w:t>CONCEPT BREAKDOWN</w:t>
      </w:r>
    </w:p>
    <w:p w14:paraId="0A936B47" w14:textId="6826F685" w:rsidR="003A08E9" w:rsidRDefault="003A08E9" w:rsidP="003A08E9">
      <w:pPr>
        <w:spacing w:after="0" w:line="480" w:lineRule="auto"/>
        <w:rPr>
          <w:sz w:val="24"/>
        </w:rPr>
      </w:pPr>
      <w:r>
        <w:rPr>
          <w:b/>
          <w:sz w:val="24"/>
        </w:rPr>
        <w:tab/>
      </w:r>
      <w:r>
        <w:rPr>
          <w:sz w:val="24"/>
        </w:rPr>
        <w:t>In this chapter, Web-Application, Model-View-Controller architecture, and Software Framework will be discussed in order to assimilate the reason behind selecting these three concepts for developing the project and considering them as intrinsic parts of this developed system.</w:t>
      </w:r>
    </w:p>
    <w:p w14:paraId="5487440E" w14:textId="77777777" w:rsidR="003A08E9" w:rsidRPr="00E82B2C" w:rsidRDefault="003A08E9" w:rsidP="003A08E9">
      <w:pPr>
        <w:spacing w:after="0" w:line="480" w:lineRule="auto"/>
        <w:jc w:val="center"/>
        <w:rPr>
          <w:b/>
          <w:sz w:val="24"/>
        </w:rPr>
      </w:pPr>
      <w:r>
        <w:rPr>
          <w:b/>
          <w:sz w:val="24"/>
        </w:rPr>
        <w:t>3.1</w:t>
      </w:r>
      <w:r w:rsidRPr="00E82B2C">
        <w:rPr>
          <w:b/>
          <w:sz w:val="24"/>
        </w:rPr>
        <w:t xml:space="preserve"> Web-Application</w:t>
      </w:r>
    </w:p>
    <w:p w14:paraId="644AAEF1" w14:textId="6D0BE48F" w:rsidR="003A08E9" w:rsidRDefault="003A08E9" w:rsidP="00816E7A">
      <w:pPr>
        <w:spacing w:after="0" w:line="480" w:lineRule="auto"/>
        <w:rPr>
          <w:sz w:val="24"/>
        </w:rPr>
      </w:pPr>
      <w:r>
        <w:rPr>
          <w:b/>
          <w:sz w:val="24"/>
        </w:rPr>
        <w:tab/>
      </w:r>
      <w:r>
        <w:rPr>
          <w:sz w:val="24"/>
        </w:rPr>
        <w:t>As discussed in the introduction,</w:t>
      </w:r>
      <w:r w:rsidR="00C11BA2">
        <w:rPr>
          <w:sz w:val="24"/>
        </w:rPr>
        <w:t xml:space="preserve"> Web-A</w:t>
      </w:r>
      <w:r>
        <w:rPr>
          <w:sz w:val="24"/>
        </w:rPr>
        <w:t xml:space="preserve">pplications have had a significant impact on </w:t>
      </w:r>
      <w:r w:rsidR="00816E7A">
        <w:rPr>
          <w:sz w:val="24"/>
        </w:rPr>
        <w:t>information processing</w:t>
      </w:r>
      <w:r>
        <w:rPr>
          <w:sz w:val="24"/>
        </w:rPr>
        <w:t>. Due to this revolutionary breakthrough,</w:t>
      </w:r>
      <w:r w:rsidR="00C11BA2">
        <w:rPr>
          <w:sz w:val="24"/>
        </w:rPr>
        <w:t xml:space="preserve"> Web-A</w:t>
      </w:r>
      <w:r>
        <w:rPr>
          <w:sz w:val="24"/>
        </w:rPr>
        <w:t>pplications have become the most favorable tool for widening the scopes of businesses for each global organization. Web</w:t>
      </w:r>
      <w:r w:rsidR="00C11BA2">
        <w:rPr>
          <w:sz w:val="24"/>
        </w:rPr>
        <w:t>-A</w:t>
      </w:r>
      <w:r>
        <w:rPr>
          <w:sz w:val="24"/>
        </w:rPr>
        <w:t>pplication</w:t>
      </w:r>
      <w:r w:rsidR="00C11BA2">
        <w:rPr>
          <w:sz w:val="24"/>
        </w:rPr>
        <w:t>s</w:t>
      </w:r>
      <w:r>
        <w:rPr>
          <w:sz w:val="24"/>
        </w:rPr>
        <w:t xml:space="preserve"> require web-browser</w:t>
      </w:r>
      <w:r w:rsidR="00C11BA2">
        <w:rPr>
          <w:sz w:val="24"/>
        </w:rPr>
        <w:t>s</w:t>
      </w:r>
      <w:r>
        <w:rPr>
          <w:sz w:val="24"/>
        </w:rPr>
        <w:t xml:space="preserve"> </w:t>
      </w:r>
      <w:r w:rsidR="00816E7A">
        <w:rPr>
          <w:sz w:val="24"/>
        </w:rPr>
        <w:t>with</w:t>
      </w:r>
      <w:r>
        <w:rPr>
          <w:sz w:val="24"/>
        </w:rPr>
        <w:t xml:space="preserve"> which user</w:t>
      </w:r>
      <w:r w:rsidR="00C11BA2">
        <w:rPr>
          <w:sz w:val="24"/>
        </w:rPr>
        <w:t>s</w:t>
      </w:r>
      <w:r>
        <w:rPr>
          <w:sz w:val="24"/>
        </w:rPr>
        <w:t xml:space="preserve"> interact</w:t>
      </w:r>
      <w:r w:rsidR="00C11BA2">
        <w:rPr>
          <w:sz w:val="24"/>
        </w:rPr>
        <w:t>.</w:t>
      </w:r>
      <w:r>
        <w:rPr>
          <w:sz w:val="24"/>
        </w:rPr>
        <w:t xml:space="preserve"> Therefore, </w:t>
      </w:r>
      <w:r w:rsidR="00816E7A">
        <w:rPr>
          <w:sz w:val="24"/>
        </w:rPr>
        <w:t>to serve the majority of users</w:t>
      </w:r>
      <w:r w:rsidR="00C11BA2">
        <w:rPr>
          <w:sz w:val="24"/>
        </w:rPr>
        <w:t>,</w:t>
      </w:r>
      <w:r w:rsidR="00253F09">
        <w:rPr>
          <w:sz w:val="24"/>
        </w:rPr>
        <w:t xml:space="preserve"> a Web-A</w:t>
      </w:r>
      <w:r>
        <w:rPr>
          <w:sz w:val="24"/>
        </w:rPr>
        <w:t xml:space="preserve">pplication should be compatible with all web-browsers such as Google Chrome, Mozilla Firefox, </w:t>
      </w:r>
      <w:r w:rsidR="00F43FD5">
        <w:rPr>
          <w:sz w:val="24"/>
        </w:rPr>
        <w:t xml:space="preserve">and </w:t>
      </w:r>
      <w:r>
        <w:rPr>
          <w:sz w:val="24"/>
        </w:rPr>
        <w:t>Internet Explorer</w:t>
      </w:r>
      <w:r w:rsidR="00C11BA2">
        <w:rPr>
          <w:sz w:val="24"/>
        </w:rPr>
        <w:t>.</w:t>
      </w:r>
      <w:ins w:id="1" w:author="Meet Shah" w:date="2016-09-19T11:49:00Z">
        <w:r>
          <w:rPr>
            <w:sz w:val="24"/>
          </w:rPr>
          <w:t xml:space="preserve"> </w:t>
        </w:r>
      </w:ins>
    </w:p>
    <w:p w14:paraId="202635EF" w14:textId="3BD7C973" w:rsidR="003A08E9" w:rsidRDefault="003A08E9" w:rsidP="003A08E9">
      <w:pPr>
        <w:spacing w:after="0" w:line="480" w:lineRule="auto"/>
        <w:ind w:firstLine="720"/>
        <w:rPr>
          <w:sz w:val="24"/>
        </w:rPr>
      </w:pPr>
      <w:r>
        <w:rPr>
          <w:sz w:val="24"/>
        </w:rPr>
        <w:t>From user-interface perspective,</w:t>
      </w:r>
      <w:r w:rsidR="00E77D03">
        <w:rPr>
          <w:sz w:val="24"/>
        </w:rPr>
        <w:t xml:space="preserve"> </w:t>
      </w:r>
      <w:r w:rsidR="00E77D03" w:rsidRPr="00DE3DDD">
        <w:rPr>
          <w:sz w:val="24"/>
        </w:rPr>
        <w:t>W</w:t>
      </w:r>
      <w:r w:rsidRPr="00746E99">
        <w:rPr>
          <w:sz w:val="24"/>
        </w:rPr>
        <w:t>e</w:t>
      </w:r>
      <w:r w:rsidR="00E77D03" w:rsidRPr="00DE3DDD">
        <w:rPr>
          <w:sz w:val="24"/>
        </w:rPr>
        <w:t>b-A</w:t>
      </w:r>
      <w:r w:rsidRPr="00746E99">
        <w:rPr>
          <w:sz w:val="24"/>
        </w:rPr>
        <w:t>pplication</w:t>
      </w:r>
      <w:r w:rsidRPr="00DE3DDD">
        <w:rPr>
          <w:sz w:val="24"/>
        </w:rPr>
        <w:t>s</w:t>
      </w:r>
      <w:r>
        <w:rPr>
          <w:sz w:val="24"/>
        </w:rPr>
        <w:t xml:space="preserve"> currently appear more stunning and attractive compared to desktop applications </w:t>
      </w:r>
      <w:r w:rsidR="00697A89">
        <w:rPr>
          <w:sz w:val="24"/>
        </w:rPr>
        <w:t>because</w:t>
      </w:r>
      <w:r>
        <w:rPr>
          <w:sz w:val="24"/>
        </w:rPr>
        <w:t xml:space="preserve"> there are many efficient designing technologies that are being used for designing </w:t>
      </w:r>
      <w:r w:rsidR="00E77D03" w:rsidRPr="00E77D03">
        <w:rPr>
          <w:sz w:val="24"/>
        </w:rPr>
        <w:t>Web-Application</w:t>
      </w:r>
      <w:r w:rsidR="00E77D03">
        <w:rPr>
          <w:sz w:val="24"/>
        </w:rPr>
        <w:t xml:space="preserve">s, </w:t>
      </w:r>
      <w:r>
        <w:rPr>
          <w:sz w:val="24"/>
        </w:rPr>
        <w:t xml:space="preserve">such as HTML, CSS, JavaScript, JQuery, Bootstrap, Angular JS, and </w:t>
      </w:r>
      <w:r w:rsidR="00E77D03">
        <w:rPr>
          <w:sz w:val="24"/>
        </w:rPr>
        <w:t>Wordpress</w:t>
      </w:r>
      <w:r>
        <w:rPr>
          <w:sz w:val="24"/>
        </w:rPr>
        <w:t xml:space="preserve">. Each technology serves a different purpose, yet they are compatible and dependent on each </w:t>
      </w:r>
      <w:r w:rsidR="00155F18">
        <w:rPr>
          <w:sz w:val="24"/>
        </w:rPr>
        <w:t>other for a great outcome. Web-A</w:t>
      </w:r>
      <w:r>
        <w:rPr>
          <w:sz w:val="24"/>
        </w:rPr>
        <w:t>pplications are gaining dominance over desktop applications because they have lots of advantages over desktop application</w:t>
      </w:r>
      <w:r w:rsidR="008C6B3F">
        <w:rPr>
          <w:sz w:val="24"/>
        </w:rPr>
        <w:t>s</w:t>
      </w:r>
      <w:r>
        <w:rPr>
          <w:sz w:val="24"/>
        </w:rPr>
        <w:t>. These advantages are represented in the following list:</w:t>
      </w:r>
    </w:p>
    <w:p w14:paraId="74EFD841" w14:textId="20165420" w:rsidR="003A08E9" w:rsidRPr="00200CB3" w:rsidRDefault="0068792C" w:rsidP="0068792C">
      <w:pPr>
        <w:pStyle w:val="ListParagraph"/>
        <w:numPr>
          <w:ilvl w:val="0"/>
          <w:numId w:val="9"/>
        </w:numPr>
        <w:spacing w:after="0" w:line="480" w:lineRule="auto"/>
        <w:ind w:left="720"/>
        <w:rPr>
          <w:sz w:val="24"/>
        </w:rPr>
      </w:pPr>
      <w:r w:rsidRPr="0068792C">
        <w:rPr>
          <w:rFonts w:ascii="Times New Roman" w:hAnsi="Times New Roman"/>
          <w:sz w:val="24"/>
        </w:rPr>
        <w:t>Internet use has permeated the globe, which has resulted in e</w:t>
      </w:r>
      <w:r>
        <w:rPr>
          <w:rFonts w:ascii="Times New Roman" w:hAnsi="Times New Roman"/>
          <w:sz w:val="24"/>
        </w:rPr>
        <w:t>normous increase in the use of Web-A</w:t>
      </w:r>
      <w:r w:rsidRPr="0068792C">
        <w:rPr>
          <w:rFonts w:ascii="Times New Roman" w:hAnsi="Times New Roman"/>
          <w:sz w:val="24"/>
        </w:rPr>
        <w:t xml:space="preserve">pplications </w:t>
      </w:r>
      <w:r w:rsidR="003A08E9">
        <w:rPr>
          <w:rFonts w:ascii="Times New Roman" w:hAnsi="Times New Roman"/>
          <w:sz w:val="24"/>
        </w:rPr>
        <w:t>because</w:t>
      </w:r>
      <w:r w:rsidR="00242FDC">
        <w:rPr>
          <w:rFonts w:ascii="Times New Roman" w:hAnsi="Times New Roman"/>
          <w:sz w:val="24"/>
        </w:rPr>
        <w:t xml:space="preserve"> </w:t>
      </w:r>
      <w:r w:rsidR="00C94BD8">
        <w:rPr>
          <w:rFonts w:ascii="Times New Roman" w:hAnsi="Times New Roman"/>
          <w:sz w:val="24"/>
        </w:rPr>
        <w:t xml:space="preserve">the </w:t>
      </w:r>
      <w:r w:rsidR="003A08E9">
        <w:rPr>
          <w:rFonts w:ascii="Times New Roman" w:hAnsi="Times New Roman"/>
          <w:sz w:val="24"/>
        </w:rPr>
        <w:t>internet is the only crucial requ</w:t>
      </w:r>
      <w:r w:rsidR="00C50B9E">
        <w:rPr>
          <w:rFonts w:ascii="Times New Roman" w:hAnsi="Times New Roman"/>
          <w:sz w:val="24"/>
        </w:rPr>
        <w:t>irement for the execution of a Web-A</w:t>
      </w:r>
      <w:r w:rsidR="003A08E9">
        <w:rPr>
          <w:rFonts w:ascii="Times New Roman" w:hAnsi="Times New Roman"/>
          <w:sz w:val="24"/>
        </w:rPr>
        <w:t>pplication.</w:t>
      </w:r>
    </w:p>
    <w:p w14:paraId="30482BED" w14:textId="55112725" w:rsidR="003A08E9" w:rsidRPr="00200CB3" w:rsidRDefault="003A08E9" w:rsidP="0006687D">
      <w:pPr>
        <w:pStyle w:val="ListParagraph"/>
        <w:numPr>
          <w:ilvl w:val="0"/>
          <w:numId w:val="9"/>
        </w:numPr>
        <w:spacing w:after="0" w:line="480" w:lineRule="auto"/>
        <w:ind w:left="720"/>
        <w:rPr>
          <w:sz w:val="24"/>
        </w:rPr>
      </w:pPr>
      <w:r>
        <w:rPr>
          <w:rFonts w:ascii="Times New Roman" w:hAnsi="Times New Roman"/>
          <w:sz w:val="24"/>
        </w:rPr>
        <w:lastRenderedPageBreak/>
        <w:t>A W</w:t>
      </w:r>
      <w:r w:rsidR="00E77D03">
        <w:rPr>
          <w:rFonts w:ascii="Times New Roman" w:hAnsi="Times New Roman"/>
          <w:sz w:val="24"/>
        </w:rPr>
        <w:t>eb-A</w:t>
      </w:r>
      <w:r>
        <w:rPr>
          <w:rFonts w:ascii="Times New Roman" w:hAnsi="Times New Roman"/>
          <w:sz w:val="24"/>
        </w:rPr>
        <w:t xml:space="preserve">pplication is platform independent, so it does not rely on an operating system </w:t>
      </w:r>
      <w:r w:rsidR="00131A8F">
        <w:rPr>
          <w:rFonts w:ascii="Times New Roman" w:hAnsi="Times New Roman"/>
          <w:sz w:val="24"/>
        </w:rPr>
        <w:t>such as a desktop application [7</w:t>
      </w:r>
      <w:r>
        <w:rPr>
          <w:rFonts w:ascii="Times New Roman" w:hAnsi="Times New Roman"/>
          <w:sz w:val="24"/>
        </w:rPr>
        <w:t>].</w:t>
      </w:r>
    </w:p>
    <w:p w14:paraId="5BC9F5BE" w14:textId="51AD090B" w:rsidR="003A08E9" w:rsidRPr="003031B9" w:rsidRDefault="00E77D03" w:rsidP="0006687D">
      <w:pPr>
        <w:pStyle w:val="ListParagraph"/>
        <w:numPr>
          <w:ilvl w:val="0"/>
          <w:numId w:val="9"/>
        </w:numPr>
        <w:spacing w:after="0" w:line="480" w:lineRule="auto"/>
        <w:ind w:left="720"/>
        <w:rPr>
          <w:sz w:val="24"/>
        </w:rPr>
      </w:pPr>
      <w:r>
        <w:rPr>
          <w:rFonts w:ascii="Times New Roman" w:hAnsi="Times New Roman"/>
          <w:sz w:val="24"/>
        </w:rPr>
        <w:t xml:space="preserve">A Web-Application </w:t>
      </w:r>
      <w:r w:rsidR="003A08E9">
        <w:rPr>
          <w:rFonts w:ascii="Times New Roman" w:hAnsi="Times New Roman"/>
          <w:sz w:val="24"/>
        </w:rPr>
        <w:t xml:space="preserve">does not have exacting requirement specifications for hardware because it can utilize its required resources through </w:t>
      </w:r>
      <w:r w:rsidR="00031D2E">
        <w:rPr>
          <w:rFonts w:ascii="Times New Roman" w:hAnsi="Times New Roman"/>
          <w:sz w:val="24"/>
        </w:rPr>
        <w:t xml:space="preserve">the </w:t>
      </w:r>
      <w:r w:rsidR="003A08E9">
        <w:rPr>
          <w:rFonts w:ascii="Times New Roman" w:hAnsi="Times New Roman"/>
          <w:sz w:val="24"/>
        </w:rPr>
        <w:t xml:space="preserve">internet, </w:t>
      </w:r>
      <w:r w:rsidR="003A08E9" w:rsidRPr="003031B9">
        <w:rPr>
          <w:rFonts w:ascii="Times New Roman" w:hAnsi="Times New Roman"/>
          <w:sz w:val="24"/>
        </w:rPr>
        <w:t xml:space="preserve">including storage </w:t>
      </w:r>
      <w:r w:rsidR="003A08E9">
        <w:rPr>
          <w:rFonts w:ascii="Times New Roman" w:hAnsi="Times New Roman"/>
          <w:sz w:val="24"/>
        </w:rPr>
        <w:t xml:space="preserve">needs </w:t>
      </w:r>
      <w:r w:rsidR="003A08E9" w:rsidRPr="003031B9">
        <w:rPr>
          <w:rFonts w:ascii="Times New Roman" w:hAnsi="Times New Roman"/>
          <w:sz w:val="24"/>
        </w:rPr>
        <w:t>and CPU processing power</w:t>
      </w:r>
      <w:r w:rsidR="00131A8F">
        <w:rPr>
          <w:rFonts w:ascii="Times New Roman" w:hAnsi="Times New Roman"/>
          <w:sz w:val="24"/>
        </w:rPr>
        <w:t xml:space="preserve"> [7</w:t>
      </w:r>
      <w:r w:rsidR="003A08E9">
        <w:rPr>
          <w:rFonts w:ascii="Times New Roman" w:hAnsi="Times New Roman"/>
          <w:sz w:val="24"/>
        </w:rPr>
        <w:t>].</w:t>
      </w:r>
    </w:p>
    <w:p w14:paraId="13D19FD0" w14:textId="04EB6C42" w:rsidR="003A08E9" w:rsidRPr="000D2C75" w:rsidRDefault="00E77D03" w:rsidP="0006687D">
      <w:pPr>
        <w:pStyle w:val="ListParagraph"/>
        <w:numPr>
          <w:ilvl w:val="0"/>
          <w:numId w:val="9"/>
        </w:numPr>
        <w:spacing w:after="0" w:line="480" w:lineRule="auto"/>
        <w:ind w:left="720"/>
        <w:rPr>
          <w:sz w:val="24"/>
        </w:rPr>
      </w:pPr>
      <w:r>
        <w:rPr>
          <w:rFonts w:ascii="Times New Roman" w:hAnsi="Times New Roman"/>
          <w:sz w:val="24"/>
        </w:rPr>
        <w:t xml:space="preserve">A Web-Application </w:t>
      </w:r>
      <w:r w:rsidR="003A08E9">
        <w:rPr>
          <w:rFonts w:ascii="Times New Roman" w:hAnsi="Times New Roman"/>
          <w:sz w:val="24"/>
        </w:rPr>
        <w:t>is easy to maintain and update on the web after its release.</w:t>
      </w:r>
    </w:p>
    <w:p w14:paraId="6BEC98E5" w14:textId="2F278613" w:rsidR="003A08E9" w:rsidRPr="008B10CE" w:rsidRDefault="003A08E9" w:rsidP="0006687D">
      <w:pPr>
        <w:pStyle w:val="ListParagraph"/>
        <w:numPr>
          <w:ilvl w:val="0"/>
          <w:numId w:val="9"/>
        </w:numPr>
        <w:spacing w:after="0" w:line="480" w:lineRule="auto"/>
        <w:ind w:left="720"/>
        <w:rPr>
          <w:sz w:val="24"/>
        </w:rPr>
      </w:pPr>
      <w:r>
        <w:rPr>
          <w:rFonts w:ascii="Times New Roman" w:hAnsi="Times New Roman"/>
          <w:sz w:val="24"/>
        </w:rPr>
        <w:t>I</w:t>
      </w:r>
      <w:r w:rsidR="00FB3B09">
        <w:rPr>
          <w:rFonts w:ascii="Times New Roman" w:hAnsi="Times New Roman"/>
          <w:sz w:val="24"/>
        </w:rPr>
        <w:t>n a Web-A</w:t>
      </w:r>
      <w:r>
        <w:rPr>
          <w:rFonts w:ascii="Times New Roman" w:hAnsi="Times New Roman"/>
          <w:sz w:val="24"/>
        </w:rPr>
        <w:t>pplication, the user interface is integrated with numerous visual e</w:t>
      </w:r>
      <w:r w:rsidR="00131A8F">
        <w:rPr>
          <w:rFonts w:ascii="Times New Roman" w:hAnsi="Times New Roman"/>
          <w:sz w:val="24"/>
        </w:rPr>
        <w:t>ffects and rich media content [7</w:t>
      </w:r>
      <w:r>
        <w:rPr>
          <w:rFonts w:ascii="Times New Roman" w:hAnsi="Times New Roman"/>
          <w:sz w:val="24"/>
        </w:rPr>
        <w:t xml:space="preserve">].    </w:t>
      </w:r>
    </w:p>
    <w:p w14:paraId="6EB27B14" w14:textId="77777777" w:rsidR="003A08E9" w:rsidRDefault="003A08E9" w:rsidP="003A08E9">
      <w:pPr>
        <w:spacing w:after="0" w:line="480" w:lineRule="auto"/>
        <w:jc w:val="center"/>
        <w:rPr>
          <w:b/>
          <w:sz w:val="24"/>
        </w:rPr>
      </w:pPr>
      <w:r>
        <w:rPr>
          <w:b/>
          <w:sz w:val="24"/>
        </w:rPr>
        <w:t>3.2 Model-View-Controller Architecture</w:t>
      </w:r>
    </w:p>
    <w:p w14:paraId="5028B210" w14:textId="674C0965" w:rsidR="003A08E9" w:rsidRDefault="003A08E9" w:rsidP="00A4389F">
      <w:pPr>
        <w:spacing w:after="0" w:line="480" w:lineRule="auto"/>
        <w:rPr>
          <w:b/>
          <w:sz w:val="24"/>
        </w:rPr>
      </w:pPr>
      <w:r>
        <w:rPr>
          <w:b/>
          <w:sz w:val="24"/>
        </w:rPr>
        <w:tab/>
      </w:r>
      <w:r>
        <w:rPr>
          <w:sz w:val="24"/>
        </w:rPr>
        <w:t xml:space="preserve">MVC stands for Model-View-Controller, which is an architecture for </w:t>
      </w:r>
      <w:r w:rsidR="00FB3B09">
        <w:rPr>
          <w:sz w:val="24"/>
        </w:rPr>
        <w:t>developing software systems</w:t>
      </w:r>
      <w:r>
        <w:rPr>
          <w:sz w:val="24"/>
        </w:rPr>
        <w:t xml:space="preserve">. This architecture </w:t>
      </w:r>
      <w:r w:rsidR="004716E6">
        <w:rPr>
          <w:sz w:val="24"/>
        </w:rPr>
        <w:t>was introduced in Smalltalk-76</w:t>
      </w:r>
      <w:r>
        <w:rPr>
          <w:sz w:val="24"/>
        </w:rPr>
        <w:t xml:space="preserve"> in the 1970s, but it w</w:t>
      </w:r>
      <w:r w:rsidR="004716E6">
        <w:rPr>
          <w:sz w:val="24"/>
        </w:rPr>
        <w:t>as implemented in Smalltalk-80</w:t>
      </w:r>
      <w:r w:rsidR="0002018A">
        <w:rPr>
          <w:sz w:val="24"/>
        </w:rPr>
        <w:t xml:space="preserve"> in 1980 [8][9</w:t>
      </w:r>
      <w:r>
        <w:rPr>
          <w:sz w:val="24"/>
        </w:rPr>
        <w:t>]. MVC divides an application into three different parts called Model, View, and Controller</w:t>
      </w:r>
      <w:r w:rsidR="00FB3B09">
        <w:rPr>
          <w:sz w:val="24"/>
        </w:rPr>
        <w:t>.</w:t>
      </w:r>
      <w:r>
        <w:rPr>
          <w:sz w:val="24"/>
        </w:rPr>
        <w:t xml:space="preserve"> </w:t>
      </w:r>
      <w:r w:rsidR="00FB3B09">
        <w:rPr>
          <w:sz w:val="24"/>
        </w:rPr>
        <w:t>These modules partition the system into</w:t>
      </w:r>
      <w:r>
        <w:rPr>
          <w:sz w:val="24"/>
        </w:rPr>
        <w:t xml:space="preserve">: 1. </w:t>
      </w:r>
      <w:r w:rsidR="00FB3B09">
        <w:rPr>
          <w:sz w:val="24"/>
        </w:rPr>
        <w:t>User Interface</w:t>
      </w:r>
      <w:r>
        <w:rPr>
          <w:sz w:val="24"/>
        </w:rPr>
        <w:t>, 2. Application Lo</w:t>
      </w:r>
      <w:r w:rsidR="00E82625">
        <w:rPr>
          <w:sz w:val="24"/>
        </w:rPr>
        <w:t>gic [10</w:t>
      </w:r>
      <w:r w:rsidR="00A4389F">
        <w:rPr>
          <w:sz w:val="24"/>
        </w:rPr>
        <w:t>], and 3. Application Data</w:t>
      </w:r>
      <w:r>
        <w:rPr>
          <w:sz w:val="24"/>
        </w:rPr>
        <w:t>; therefore, these three parts are independent and can be treated as individual modules, yet they work together. MVC supports separation of concerns, which is the way data is processed and rep</w:t>
      </w:r>
      <w:r w:rsidR="00A4389F">
        <w:rPr>
          <w:sz w:val="24"/>
        </w:rPr>
        <w:t xml:space="preserve">resented on the user interface, </w:t>
      </w:r>
      <w:r>
        <w:rPr>
          <w:sz w:val="24"/>
        </w:rPr>
        <w:t xml:space="preserve">both </w:t>
      </w:r>
      <w:r w:rsidR="00E82625">
        <w:rPr>
          <w:sz w:val="24"/>
        </w:rPr>
        <w:t>have discrete implementations [10</w:t>
      </w:r>
      <w:r>
        <w:rPr>
          <w:sz w:val="24"/>
        </w:rPr>
        <w:t xml:space="preserve">], meaning that MVC separated them.    </w:t>
      </w:r>
      <w:r>
        <w:rPr>
          <w:b/>
          <w:sz w:val="24"/>
        </w:rPr>
        <w:tab/>
      </w:r>
    </w:p>
    <w:p w14:paraId="4443FD22" w14:textId="3B506B45" w:rsidR="003A08E9" w:rsidRPr="00AE163B" w:rsidRDefault="003A08E9" w:rsidP="003A08E9">
      <w:pPr>
        <w:spacing w:after="0" w:line="480" w:lineRule="auto"/>
        <w:rPr>
          <w:sz w:val="24"/>
        </w:rPr>
      </w:pPr>
      <w:r>
        <w:rPr>
          <w:b/>
          <w:sz w:val="24"/>
        </w:rPr>
        <w:tab/>
      </w:r>
      <w:r>
        <w:rPr>
          <w:sz w:val="24"/>
        </w:rPr>
        <w:t xml:space="preserve">The architecture of MVC is shown in Figure 1. </w:t>
      </w:r>
      <w:r w:rsidR="00A4389F">
        <w:rPr>
          <w:sz w:val="24"/>
        </w:rPr>
        <w:t>The t</w:t>
      </w:r>
      <w:r w:rsidR="00AC1E07">
        <w:rPr>
          <w:sz w:val="24"/>
        </w:rPr>
        <w:t xml:space="preserve">hree aforementioned individual components have been depicted in the figure. </w:t>
      </w:r>
      <w:r>
        <w:rPr>
          <w:sz w:val="24"/>
        </w:rPr>
        <w:t xml:space="preserve">These </w:t>
      </w:r>
      <w:r w:rsidR="009220BD">
        <w:rPr>
          <w:sz w:val="24"/>
        </w:rPr>
        <w:t xml:space="preserve">individual components </w:t>
      </w:r>
      <w:r>
        <w:rPr>
          <w:sz w:val="24"/>
        </w:rPr>
        <w:t>interact with each other and process all requests from user through each module. It is important to notice that MVC is not similar to</w:t>
      </w:r>
      <w:r w:rsidR="007E628A">
        <w:rPr>
          <w:sz w:val="24"/>
        </w:rPr>
        <w:t xml:space="preserve"> the</w:t>
      </w:r>
      <w:r>
        <w:rPr>
          <w:sz w:val="24"/>
        </w:rPr>
        <w:t xml:space="preserve"> framework, which typically provides partial code or some basic functionalities. It is just an architectural concept through which an application code can be </w:t>
      </w:r>
      <w:r>
        <w:rPr>
          <w:sz w:val="24"/>
        </w:rPr>
        <w:lastRenderedPageBreak/>
        <w:t xml:space="preserve">organized and executed in an efficient manner. Three parts of MVC are explained in the following section: </w:t>
      </w:r>
    </w:p>
    <w:p w14:paraId="7F52DBB6" w14:textId="067A6173" w:rsidR="003A08E9" w:rsidRDefault="00AC1E07" w:rsidP="003A08E9">
      <w:pPr>
        <w:spacing w:after="0" w:line="480" w:lineRule="auto"/>
        <w:rPr>
          <w:b/>
          <w:sz w:val="24"/>
        </w:rPr>
      </w:pPr>
      <w:r>
        <w:rPr>
          <w:noProof/>
        </w:rPr>
        <w:drawing>
          <wp:inline distT="0" distB="0" distL="0" distR="0" wp14:anchorId="1FF92EBA" wp14:editId="16EB59F2">
            <wp:extent cx="5943600" cy="3710305"/>
            <wp:effectExtent l="0" t="0" r="0" b="4445"/>
            <wp:docPr id="5" name="Picture 4" descr="Description: Description: Description: http://java.sun.com/blueprints/patterns/images/mvc-structure-generic.gif"/>
            <wp:cNvGraphicFramePr/>
            <a:graphic xmlns:a="http://schemas.openxmlformats.org/drawingml/2006/main">
              <a:graphicData uri="http://schemas.openxmlformats.org/drawingml/2006/picture">
                <pic:pic xmlns:pic="http://schemas.openxmlformats.org/drawingml/2006/picture">
                  <pic:nvPicPr>
                    <pic:cNvPr id="5" name="Picture 4" descr="Description: Description: Description: http://java.sun.com/blueprints/patterns/images/mvc-structure-generic.gif"/>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10305"/>
                    </a:xfrm>
                    <a:prstGeom prst="rect">
                      <a:avLst/>
                    </a:prstGeom>
                    <a:noFill/>
                    <a:ln>
                      <a:noFill/>
                    </a:ln>
                  </pic:spPr>
                </pic:pic>
              </a:graphicData>
            </a:graphic>
          </wp:inline>
        </w:drawing>
      </w:r>
    </w:p>
    <w:p w14:paraId="7C31B8A7" w14:textId="262CFE41" w:rsidR="003A08E9" w:rsidRDefault="003A08E9" w:rsidP="003A08E9">
      <w:pPr>
        <w:spacing w:after="0" w:line="480" w:lineRule="auto"/>
        <w:rPr>
          <w:b/>
          <w:sz w:val="24"/>
        </w:rPr>
      </w:pPr>
      <w:r>
        <w:rPr>
          <w:b/>
          <w:sz w:val="24"/>
        </w:rPr>
        <w:t>F</w:t>
      </w:r>
      <w:r w:rsidR="00A905A6">
        <w:rPr>
          <w:b/>
          <w:sz w:val="24"/>
        </w:rPr>
        <w:t>IGURE</w:t>
      </w:r>
      <w:r w:rsidR="00CC76D8">
        <w:rPr>
          <w:b/>
          <w:sz w:val="24"/>
        </w:rPr>
        <w:t xml:space="preserve"> 1. MVC architecture [11</w:t>
      </w:r>
      <w:r>
        <w:rPr>
          <w:b/>
          <w:sz w:val="24"/>
        </w:rPr>
        <w:t>].</w:t>
      </w:r>
    </w:p>
    <w:p w14:paraId="1A85DCDA" w14:textId="77777777" w:rsidR="003A08E9" w:rsidRDefault="003A08E9" w:rsidP="003A08E9">
      <w:pPr>
        <w:spacing w:after="0" w:line="480" w:lineRule="auto"/>
        <w:rPr>
          <w:b/>
          <w:sz w:val="24"/>
        </w:rPr>
      </w:pPr>
      <w:r w:rsidRPr="00AE163B">
        <w:rPr>
          <w:b/>
          <w:sz w:val="24"/>
        </w:rPr>
        <w:t xml:space="preserve">3.2.1 </w:t>
      </w:r>
      <w:r>
        <w:rPr>
          <w:b/>
          <w:sz w:val="24"/>
        </w:rPr>
        <w:t>Model</w:t>
      </w:r>
    </w:p>
    <w:p w14:paraId="1C76462E" w14:textId="71ADA383" w:rsidR="003A08E9" w:rsidRDefault="003A08E9" w:rsidP="003A08E9">
      <w:pPr>
        <w:spacing w:after="0" w:line="480" w:lineRule="auto"/>
        <w:rPr>
          <w:sz w:val="24"/>
        </w:rPr>
      </w:pPr>
      <w:r>
        <w:rPr>
          <w:b/>
          <w:sz w:val="24"/>
        </w:rPr>
        <w:tab/>
      </w:r>
      <w:r>
        <w:rPr>
          <w:sz w:val="24"/>
        </w:rPr>
        <w:t xml:space="preserve">Model is the most basic level of the architecture </w:t>
      </w:r>
      <w:r w:rsidR="00B95E5B">
        <w:rPr>
          <w:sz w:val="24"/>
        </w:rPr>
        <w:t>that</w:t>
      </w:r>
      <w:r>
        <w:rPr>
          <w:sz w:val="24"/>
        </w:rPr>
        <w:t xml:space="preserve"> is responsible for maint</w:t>
      </w:r>
      <w:r w:rsidR="00BA35D4">
        <w:rPr>
          <w:sz w:val="24"/>
        </w:rPr>
        <w:t>aining the application’s data [10</w:t>
      </w:r>
      <w:r>
        <w:rPr>
          <w:sz w:val="24"/>
        </w:rPr>
        <w:t xml:space="preserve">]. As shown in </w:t>
      </w:r>
      <w:r w:rsidR="00A4293B">
        <w:rPr>
          <w:sz w:val="24"/>
        </w:rPr>
        <w:t>Figure 1</w:t>
      </w:r>
      <w:r>
        <w:rPr>
          <w:sz w:val="24"/>
        </w:rPr>
        <w:t>, controller request</w:t>
      </w:r>
      <w:r w:rsidR="00117079">
        <w:rPr>
          <w:sz w:val="24"/>
        </w:rPr>
        <w:t>s</w:t>
      </w:r>
      <w:r>
        <w:rPr>
          <w:sz w:val="24"/>
        </w:rPr>
        <w:t xml:space="preserve"> for specific data on behalf of </w:t>
      </w:r>
      <w:r w:rsidR="00576780">
        <w:rPr>
          <w:sz w:val="24"/>
        </w:rPr>
        <w:t xml:space="preserve">the </w:t>
      </w:r>
      <w:r>
        <w:rPr>
          <w:sz w:val="24"/>
        </w:rPr>
        <w:t xml:space="preserve">user, </w:t>
      </w:r>
      <w:r w:rsidR="004E28BC">
        <w:rPr>
          <w:sz w:val="24"/>
        </w:rPr>
        <w:t xml:space="preserve">the </w:t>
      </w:r>
      <w:r>
        <w:rPr>
          <w:sz w:val="24"/>
        </w:rPr>
        <w:t>model then process</w:t>
      </w:r>
      <w:r w:rsidR="00117079">
        <w:rPr>
          <w:sz w:val="24"/>
        </w:rPr>
        <w:t>es</w:t>
      </w:r>
      <w:r>
        <w:rPr>
          <w:sz w:val="24"/>
        </w:rPr>
        <w:t xml:space="preserve"> that input according to business logic implemented in it and returns the resultant (processed data) data back to </w:t>
      </w:r>
      <w:r w:rsidR="00317B66">
        <w:rPr>
          <w:sz w:val="24"/>
        </w:rPr>
        <w:t xml:space="preserve">the </w:t>
      </w:r>
      <w:r>
        <w:rPr>
          <w:sz w:val="24"/>
        </w:rPr>
        <w:t xml:space="preserve">controller. MVC decouples model and view by employing a specific protocol called </w:t>
      </w:r>
      <w:r w:rsidR="005720B4">
        <w:rPr>
          <w:sz w:val="24"/>
        </w:rPr>
        <w:t>subscribe/notify between them [12</w:t>
      </w:r>
      <w:r>
        <w:rPr>
          <w:sz w:val="24"/>
        </w:rPr>
        <w:t>]. A view update</w:t>
      </w:r>
      <w:r w:rsidR="00090ABB">
        <w:rPr>
          <w:sz w:val="24"/>
        </w:rPr>
        <w:t>s</w:t>
      </w:r>
      <w:r>
        <w:rPr>
          <w:sz w:val="24"/>
        </w:rPr>
        <w:t xml:space="preserve"> its representation according to </w:t>
      </w:r>
      <w:r w:rsidR="00C07393">
        <w:rPr>
          <w:sz w:val="24"/>
        </w:rPr>
        <w:t xml:space="preserve">the </w:t>
      </w:r>
      <w:r w:rsidR="003C0316">
        <w:rPr>
          <w:sz w:val="24"/>
        </w:rPr>
        <w:t>model data. W</w:t>
      </w:r>
      <w:r>
        <w:rPr>
          <w:sz w:val="24"/>
        </w:rPr>
        <w:t xml:space="preserve">henever </w:t>
      </w:r>
      <w:r w:rsidR="00D37F67">
        <w:rPr>
          <w:sz w:val="24"/>
        </w:rPr>
        <w:t xml:space="preserve">the </w:t>
      </w:r>
      <w:r>
        <w:rPr>
          <w:sz w:val="24"/>
        </w:rPr>
        <w:t>model modifies the data</w:t>
      </w:r>
      <w:r w:rsidR="00947745">
        <w:rPr>
          <w:sz w:val="24"/>
        </w:rPr>
        <w:t>,</w:t>
      </w:r>
      <w:r>
        <w:rPr>
          <w:sz w:val="24"/>
        </w:rPr>
        <w:t xml:space="preserve"> it notifies the related view regarding the change and </w:t>
      </w:r>
      <w:r w:rsidR="00215E8A">
        <w:rPr>
          <w:sz w:val="24"/>
        </w:rPr>
        <w:t xml:space="preserve">the </w:t>
      </w:r>
      <w:r w:rsidR="005720B4">
        <w:rPr>
          <w:sz w:val="24"/>
        </w:rPr>
        <w:t>view reflects those changes [12</w:t>
      </w:r>
      <w:r>
        <w:rPr>
          <w:sz w:val="24"/>
        </w:rPr>
        <w:t>].</w:t>
      </w:r>
    </w:p>
    <w:p w14:paraId="006F01EC" w14:textId="33C4BE5D" w:rsidR="003A08E9" w:rsidRDefault="003A08E9" w:rsidP="003A08E9">
      <w:pPr>
        <w:spacing w:after="0" w:line="480" w:lineRule="auto"/>
        <w:rPr>
          <w:sz w:val="24"/>
        </w:rPr>
      </w:pPr>
      <w:r>
        <w:rPr>
          <w:sz w:val="24"/>
        </w:rPr>
        <w:lastRenderedPageBreak/>
        <w:tab/>
        <w:t xml:space="preserve"> Separation of concerns is the salient feature of MVC and idea behind this is to make an evident isolation between domain objects and presentation object</w:t>
      </w:r>
      <w:r w:rsidR="00AF2308">
        <w:rPr>
          <w:sz w:val="24"/>
        </w:rPr>
        <w:t>s</w:t>
      </w:r>
      <w:r w:rsidR="00645F77">
        <w:rPr>
          <w:sz w:val="24"/>
        </w:rPr>
        <w:t xml:space="preserve"> [13</w:t>
      </w:r>
      <w:r>
        <w:rPr>
          <w:sz w:val="24"/>
        </w:rPr>
        <w:t xml:space="preserve">]. Domain objects are the actual representation of the data that is stored in the database in the form of entity where presentation objects are the </w:t>
      </w:r>
      <w:r w:rsidR="00947745">
        <w:rPr>
          <w:sz w:val="24"/>
        </w:rPr>
        <w:t>Graphical User Interface (GUI)</w:t>
      </w:r>
      <w:r>
        <w:rPr>
          <w:sz w:val="24"/>
        </w:rPr>
        <w:t xml:space="preserve"> components that</w:t>
      </w:r>
      <w:r w:rsidR="009D0DAC">
        <w:rPr>
          <w:sz w:val="24"/>
        </w:rPr>
        <w:t xml:space="preserve"> are</w:t>
      </w:r>
      <w:r w:rsidR="00645F77">
        <w:rPr>
          <w:sz w:val="24"/>
        </w:rPr>
        <w:t xml:space="preserve"> displayed on the screen [13</w:t>
      </w:r>
      <w:r>
        <w:rPr>
          <w:sz w:val="24"/>
        </w:rPr>
        <w:t xml:space="preserve">]. These domain objects are known as models of </w:t>
      </w:r>
      <w:r w:rsidR="00E96CA8">
        <w:rPr>
          <w:sz w:val="24"/>
        </w:rPr>
        <w:t>the MVC;</w:t>
      </w:r>
      <w:r w:rsidR="008406BC">
        <w:rPr>
          <w:sz w:val="24"/>
        </w:rPr>
        <w:t xml:space="preserve"> these objects are impleme</w:t>
      </w:r>
      <w:r>
        <w:rPr>
          <w:sz w:val="24"/>
        </w:rPr>
        <w:t>nted independently from the other two parts so they are not aware of any impl</w:t>
      </w:r>
      <w:r w:rsidR="008406BC">
        <w:rPr>
          <w:sz w:val="24"/>
        </w:rPr>
        <w:t>eme</w:t>
      </w:r>
      <w:r>
        <w:rPr>
          <w:sz w:val="24"/>
        </w:rPr>
        <w:t>nta</w:t>
      </w:r>
      <w:r w:rsidR="00645F77">
        <w:rPr>
          <w:sz w:val="24"/>
        </w:rPr>
        <w:t>tion subject to UI components [13</w:t>
      </w:r>
      <w:r>
        <w:rPr>
          <w:sz w:val="24"/>
        </w:rPr>
        <w:t>].</w:t>
      </w:r>
    </w:p>
    <w:p w14:paraId="3DA9587B" w14:textId="77777777" w:rsidR="003A08E9" w:rsidRDefault="003A08E9" w:rsidP="003A08E9">
      <w:pPr>
        <w:spacing w:after="0" w:line="480" w:lineRule="auto"/>
        <w:rPr>
          <w:b/>
          <w:sz w:val="24"/>
        </w:rPr>
      </w:pPr>
      <w:r w:rsidRPr="009D4AAB">
        <w:rPr>
          <w:b/>
          <w:sz w:val="24"/>
        </w:rPr>
        <w:t xml:space="preserve">3.2.2 View </w:t>
      </w:r>
      <w:r w:rsidRPr="009D4AAB">
        <w:rPr>
          <w:b/>
          <w:sz w:val="24"/>
        </w:rPr>
        <w:tab/>
      </w:r>
    </w:p>
    <w:p w14:paraId="24B444CC" w14:textId="17D5ACA4" w:rsidR="003A08E9" w:rsidRDefault="003A08E9" w:rsidP="00090ABB">
      <w:pPr>
        <w:spacing w:after="0" w:line="480" w:lineRule="auto"/>
        <w:rPr>
          <w:sz w:val="24"/>
        </w:rPr>
      </w:pPr>
      <w:r>
        <w:rPr>
          <w:b/>
          <w:sz w:val="24"/>
        </w:rPr>
        <w:tab/>
      </w:r>
      <w:r>
        <w:rPr>
          <w:sz w:val="24"/>
        </w:rPr>
        <w:t xml:space="preserve">View is the only module </w:t>
      </w:r>
      <w:r w:rsidR="009D0DAC">
        <w:rPr>
          <w:sz w:val="24"/>
        </w:rPr>
        <w:t>that</w:t>
      </w:r>
      <w:r>
        <w:rPr>
          <w:sz w:val="24"/>
        </w:rPr>
        <w:t xml:space="preserve"> directly interact</w:t>
      </w:r>
      <w:r w:rsidR="00EB4FF8">
        <w:rPr>
          <w:sz w:val="24"/>
        </w:rPr>
        <w:t>s</w:t>
      </w:r>
      <w:r>
        <w:rPr>
          <w:sz w:val="24"/>
        </w:rPr>
        <w:t xml:space="preserve"> with the end user and receive</w:t>
      </w:r>
      <w:r w:rsidR="0055255E">
        <w:rPr>
          <w:sz w:val="24"/>
        </w:rPr>
        <w:t>s</w:t>
      </w:r>
      <w:r>
        <w:rPr>
          <w:sz w:val="24"/>
        </w:rPr>
        <w:t xml:space="preserve"> requests and input from the user. It also deals with </w:t>
      </w:r>
      <w:r w:rsidR="00CF2271">
        <w:rPr>
          <w:sz w:val="24"/>
        </w:rPr>
        <w:t xml:space="preserve">the </w:t>
      </w:r>
      <w:r>
        <w:rPr>
          <w:sz w:val="24"/>
        </w:rPr>
        <w:t>representation of th</w:t>
      </w:r>
      <w:r w:rsidR="00090ABB">
        <w:rPr>
          <w:sz w:val="24"/>
        </w:rPr>
        <w:t>e processed output to the user, using technologies such as HTML and</w:t>
      </w:r>
      <w:r>
        <w:rPr>
          <w:sz w:val="24"/>
        </w:rPr>
        <w:t xml:space="preserve"> JSP. The presentation objects or GUI element</w:t>
      </w:r>
      <w:r w:rsidR="00766D12">
        <w:rPr>
          <w:sz w:val="24"/>
        </w:rPr>
        <w:t>s</w:t>
      </w:r>
      <w:r>
        <w:rPr>
          <w:sz w:val="24"/>
        </w:rPr>
        <w:t xml:space="preserve"> that </w:t>
      </w:r>
      <w:r w:rsidR="00B63BA6">
        <w:rPr>
          <w:sz w:val="24"/>
        </w:rPr>
        <w:t xml:space="preserve">have </w:t>
      </w:r>
      <w:r>
        <w:rPr>
          <w:sz w:val="24"/>
        </w:rPr>
        <w:t>just been discusse</w:t>
      </w:r>
      <w:r w:rsidR="00C97B99">
        <w:rPr>
          <w:sz w:val="24"/>
        </w:rPr>
        <w:t>d are part of the view module [13</w:t>
      </w:r>
      <w:r>
        <w:rPr>
          <w:sz w:val="24"/>
        </w:rPr>
        <w:t xml:space="preserve">]. As shown in </w:t>
      </w:r>
      <w:r w:rsidR="00060F2F">
        <w:rPr>
          <w:sz w:val="24"/>
        </w:rPr>
        <w:t>Figure 1</w:t>
      </w:r>
      <w:r>
        <w:rPr>
          <w:sz w:val="24"/>
        </w:rPr>
        <w:t>, view send</w:t>
      </w:r>
      <w:r w:rsidR="004B112C">
        <w:rPr>
          <w:sz w:val="24"/>
        </w:rPr>
        <w:t>s</w:t>
      </w:r>
      <w:r>
        <w:rPr>
          <w:sz w:val="24"/>
        </w:rPr>
        <w:t xml:space="preserve"> user request to </w:t>
      </w:r>
      <w:r w:rsidR="00060F2F">
        <w:rPr>
          <w:sz w:val="24"/>
        </w:rPr>
        <w:t xml:space="preserve">the </w:t>
      </w:r>
      <w:r>
        <w:rPr>
          <w:sz w:val="24"/>
        </w:rPr>
        <w:t>controller and receive</w:t>
      </w:r>
      <w:r w:rsidR="00781812">
        <w:rPr>
          <w:sz w:val="24"/>
        </w:rPr>
        <w:t>s</w:t>
      </w:r>
      <w:r>
        <w:rPr>
          <w:sz w:val="24"/>
        </w:rPr>
        <w:t xml:space="preserve"> the result back for display. Moreover, it is possible that a model has multiple views, therefore after processing business logic model will decide which view to invoke through controll</w:t>
      </w:r>
      <w:r w:rsidR="003073AA">
        <w:rPr>
          <w:sz w:val="24"/>
        </w:rPr>
        <w:t>er. According to s</w:t>
      </w:r>
      <w:r>
        <w:rPr>
          <w:sz w:val="24"/>
        </w:rPr>
        <w:t>ubscribe/notify protocol view has to ensure that its representation reflects the current state of the model.</w:t>
      </w:r>
    </w:p>
    <w:p w14:paraId="32C00A72" w14:textId="77777777" w:rsidR="003A08E9" w:rsidRDefault="003A08E9" w:rsidP="003A08E9">
      <w:pPr>
        <w:spacing w:after="0" w:line="480" w:lineRule="auto"/>
        <w:rPr>
          <w:b/>
          <w:sz w:val="24"/>
        </w:rPr>
      </w:pPr>
      <w:r w:rsidRPr="00261C65">
        <w:rPr>
          <w:b/>
          <w:sz w:val="24"/>
        </w:rPr>
        <w:t>3.2.3</w:t>
      </w:r>
      <w:r>
        <w:rPr>
          <w:b/>
          <w:sz w:val="24"/>
        </w:rPr>
        <w:t xml:space="preserve"> Controller</w:t>
      </w:r>
    </w:p>
    <w:p w14:paraId="74D3703C" w14:textId="431C7666" w:rsidR="002C28A7" w:rsidRDefault="003A08E9" w:rsidP="003A08E9">
      <w:pPr>
        <w:spacing w:after="0" w:line="480" w:lineRule="auto"/>
        <w:rPr>
          <w:sz w:val="24"/>
        </w:rPr>
      </w:pPr>
      <w:r>
        <w:rPr>
          <w:b/>
          <w:sz w:val="24"/>
        </w:rPr>
        <w:tab/>
      </w:r>
      <w:r w:rsidR="00181DB6" w:rsidRPr="00181DB6">
        <w:rPr>
          <w:sz w:val="24"/>
        </w:rPr>
        <w:t>The</w:t>
      </w:r>
      <w:r w:rsidR="00181DB6">
        <w:rPr>
          <w:b/>
          <w:sz w:val="24"/>
        </w:rPr>
        <w:t xml:space="preserve"> </w:t>
      </w:r>
      <w:r>
        <w:rPr>
          <w:sz w:val="24"/>
        </w:rPr>
        <w:t xml:space="preserve">Controller fills the gap between </w:t>
      </w:r>
      <w:r w:rsidR="00BD5A06">
        <w:rPr>
          <w:sz w:val="24"/>
        </w:rPr>
        <w:t xml:space="preserve">the </w:t>
      </w:r>
      <w:r>
        <w:rPr>
          <w:sz w:val="24"/>
        </w:rPr>
        <w:t xml:space="preserve">model and </w:t>
      </w:r>
      <w:r w:rsidR="00BD5A06">
        <w:rPr>
          <w:sz w:val="24"/>
        </w:rPr>
        <w:t xml:space="preserve">the </w:t>
      </w:r>
      <w:r>
        <w:rPr>
          <w:sz w:val="24"/>
        </w:rPr>
        <w:t xml:space="preserve">view because </w:t>
      </w:r>
      <w:r w:rsidR="00BD5A06">
        <w:rPr>
          <w:sz w:val="24"/>
        </w:rPr>
        <w:t xml:space="preserve">the </w:t>
      </w:r>
      <w:r>
        <w:rPr>
          <w:sz w:val="24"/>
        </w:rPr>
        <w:t xml:space="preserve">view cannot directly interact with the model. </w:t>
      </w:r>
      <w:r w:rsidR="00BD5A06">
        <w:rPr>
          <w:sz w:val="24"/>
        </w:rPr>
        <w:t>The c</w:t>
      </w:r>
      <w:r>
        <w:rPr>
          <w:sz w:val="24"/>
        </w:rPr>
        <w:t>ontroller map</w:t>
      </w:r>
      <w:r w:rsidR="008A355D">
        <w:rPr>
          <w:sz w:val="24"/>
        </w:rPr>
        <w:t>s</w:t>
      </w:r>
      <w:r>
        <w:rPr>
          <w:sz w:val="24"/>
        </w:rPr>
        <w:t xml:space="preserve"> the user request with appropriate model and forward</w:t>
      </w:r>
      <w:r w:rsidR="001D4B13">
        <w:rPr>
          <w:sz w:val="24"/>
        </w:rPr>
        <w:t xml:space="preserve">s the inputs to </w:t>
      </w:r>
      <w:r w:rsidR="004B0A87">
        <w:rPr>
          <w:sz w:val="24"/>
        </w:rPr>
        <w:t xml:space="preserve">the </w:t>
      </w:r>
      <w:r w:rsidR="001D4B13">
        <w:rPr>
          <w:sz w:val="24"/>
        </w:rPr>
        <w:t>model. A</w:t>
      </w:r>
      <w:r>
        <w:rPr>
          <w:sz w:val="24"/>
        </w:rPr>
        <w:t xml:space="preserve">fter receiving response from the model, it invokes </w:t>
      </w:r>
      <w:r w:rsidR="00B01209">
        <w:rPr>
          <w:sz w:val="24"/>
        </w:rPr>
        <w:t xml:space="preserve">the </w:t>
      </w:r>
      <w:r>
        <w:rPr>
          <w:sz w:val="24"/>
        </w:rPr>
        <w:t xml:space="preserve">related view. Therefore, the controller interprets the user action to </w:t>
      </w:r>
      <w:r w:rsidR="00B01209">
        <w:rPr>
          <w:sz w:val="24"/>
        </w:rPr>
        <w:t xml:space="preserve">the </w:t>
      </w:r>
      <w:r>
        <w:rPr>
          <w:sz w:val="24"/>
        </w:rPr>
        <w:t xml:space="preserve">model, then the request is either forwarded to business logic layer or data access layer through </w:t>
      </w:r>
      <w:r w:rsidR="00EA2871">
        <w:rPr>
          <w:sz w:val="24"/>
        </w:rPr>
        <w:t xml:space="preserve">the </w:t>
      </w:r>
      <w:r>
        <w:rPr>
          <w:sz w:val="24"/>
        </w:rPr>
        <w:t xml:space="preserve">model. So, in a way, </w:t>
      </w:r>
      <w:r w:rsidR="00EA2871">
        <w:rPr>
          <w:sz w:val="24"/>
        </w:rPr>
        <w:t xml:space="preserve">the </w:t>
      </w:r>
      <w:r>
        <w:rPr>
          <w:sz w:val="24"/>
        </w:rPr>
        <w:lastRenderedPageBreak/>
        <w:t xml:space="preserve">controller is the request handler for the MVC. Moreover, it is important to notice that </w:t>
      </w:r>
      <w:r w:rsidR="00516984">
        <w:rPr>
          <w:sz w:val="24"/>
        </w:rPr>
        <w:t>between</w:t>
      </w:r>
      <w:r>
        <w:rPr>
          <w:sz w:val="24"/>
        </w:rPr>
        <w:t xml:space="preserve"> </w:t>
      </w:r>
      <w:r w:rsidR="00EE17E9">
        <w:rPr>
          <w:sz w:val="24"/>
        </w:rPr>
        <w:t xml:space="preserve">the </w:t>
      </w:r>
      <w:r>
        <w:rPr>
          <w:sz w:val="24"/>
        </w:rPr>
        <w:t xml:space="preserve">model and </w:t>
      </w:r>
      <w:r w:rsidR="00EE17E9">
        <w:rPr>
          <w:sz w:val="24"/>
        </w:rPr>
        <w:t xml:space="preserve">the </w:t>
      </w:r>
      <w:r>
        <w:rPr>
          <w:sz w:val="24"/>
        </w:rPr>
        <w:t xml:space="preserve">controller, </w:t>
      </w:r>
      <w:r w:rsidR="00EE17E9">
        <w:rPr>
          <w:sz w:val="24"/>
        </w:rPr>
        <w:t xml:space="preserve">the </w:t>
      </w:r>
      <w:r>
        <w:rPr>
          <w:sz w:val="24"/>
        </w:rPr>
        <w:t xml:space="preserve">model cannot interact with </w:t>
      </w:r>
      <w:r w:rsidR="00B17C20">
        <w:rPr>
          <w:sz w:val="24"/>
        </w:rPr>
        <w:t xml:space="preserve">the </w:t>
      </w:r>
      <w:r>
        <w:rPr>
          <w:sz w:val="24"/>
        </w:rPr>
        <w:t>controller directly.</w:t>
      </w:r>
    </w:p>
    <w:p w14:paraId="6DB95D5A" w14:textId="77777777" w:rsidR="00AC1E07" w:rsidRPr="00711C8F" w:rsidRDefault="00AC1E07" w:rsidP="00AC1E07">
      <w:pPr>
        <w:spacing w:after="0" w:line="480" w:lineRule="auto"/>
        <w:jc w:val="center"/>
        <w:rPr>
          <w:b/>
          <w:sz w:val="24"/>
        </w:rPr>
      </w:pPr>
      <w:r w:rsidRPr="00711C8F">
        <w:rPr>
          <w:b/>
          <w:sz w:val="24"/>
        </w:rPr>
        <w:t>3.3 Software Framework</w:t>
      </w:r>
    </w:p>
    <w:p w14:paraId="7B3F2D2B" w14:textId="0A5A8FD0" w:rsidR="00AC1E07" w:rsidRDefault="00AC1E07" w:rsidP="00AC1E07">
      <w:pPr>
        <w:spacing w:after="0" w:line="480" w:lineRule="auto"/>
        <w:rPr>
          <w:bCs/>
          <w:sz w:val="24"/>
        </w:rPr>
      </w:pPr>
      <w:r>
        <w:rPr>
          <w:b/>
          <w:sz w:val="24"/>
        </w:rPr>
        <w:tab/>
      </w:r>
      <w:r>
        <w:rPr>
          <w:bCs/>
          <w:sz w:val="24"/>
        </w:rPr>
        <w:t xml:space="preserve">In general, framework means an organized structure that can be real or conceptual intended to support building a target system. Similarly, software framework provides a platform integrated with reusable code and generic functions </w:t>
      </w:r>
      <w:r w:rsidR="00CC4291">
        <w:rPr>
          <w:bCs/>
          <w:sz w:val="24"/>
        </w:rPr>
        <w:t>that</w:t>
      </w:r>
      <w:r>
        <w:rPr>
          <w:bCs/>
          <w:sz w:val="24"/>
        </w:rPr>
        <w:t xml:space="preserve"> can be selectively customized by developers. It is a set of predefined components </w:t>
      </w:r>
      <w:r w:rsidR="00F4490F">
        <w:rPr>
          <w:bCs/>
          <w:sz w:val="24"/>
        </w:rPr>
        <w:t>that</w:t>
      </w:r>
      <w:r>
        <w:rPr>
          <w:bCs/>
          <w:sz w:val="24"/>
        </w:rPr>
        <w:t xml:space="preserve"> are interconnected with each other. So by integrating the framework in the application, developers’</w:t>
      </w:r>
      <w:r w:rsidR="00AA7CB7">
        <w:rPr>
          <w:bCs/>
          <w:sz w:val="24"/>
        </w:rPr>
        <w:t xml:space="preserve"> productivity will be augmented</w:t>
      </w:r>
      <w:r>
        <w:rPr>
          <w:bCs/>
          <w:sz w:val="24"/>
        </w:rPr>
        <w:t xml:space="preserve"> because now they can concentrate more on the efficiency and implementation of the application logic rather than utilizing their time in designing the application infrastructure.</w:t>
      </w:r>
    </w:p>
    <w:p w14:paraId="50EB64C4" w14:textId="34DBB8E4" w:rsidR="001C3733" w:rsidRDefault="001C3733" w:rsidP="00AC1E07">
      <w:pPr>
        <w:spacing w:after="0" w:line="480" w:lineRule="auto"/>
        <w:rPr>
          <w:bCs/>
          <w:sz w:val="24"/>
        </w:rPr>
      </w:pPr>
      <w:r>
        <w:rPr>
          <w:bCs/>
          <w:sz w:val="24"/>
        </w:rPr>
        <w:tab/>
        <w:t>In the presented Web-Application the Spring Framework has been used, which will be discussed in the following chapter.</w:t>
      </w:r>
    </w:p>
    <w:p w14:paraId="5E87EFBD" w14:textId="313BA598" w:rsidR="00AD518D" w:rsidRDefault="00AD518D" w:rsidP="00A973B6">
      <w:pPr>
        <w:spacing w:after="0" w:line="480" w:lineRule="auto"/>
        <w:rPr>
          <w:b/>
          <w:bCs/>
          <w:sz w:val="24"/>
        </w:rPr>
      </w:pPr>
    </w:p>
    <w:p w14:paraId="57B77A1A" w14:textId="10AE5382" w:rsidR="00AD518D" w:rsidRPr="00AD518D" w:rsidRDefault="00AD518D" w:rsidP="00AD518D">
      <w:pPr>
        <w:spacing w:after="0" w:line="480" w:lineRule="auto"/>
        <w:rPr>
          <w:b/>
          <w:bCs/>
          <w:sz w:val="24"/>
        </w:rPr>
      </w:pPr>
      <w:r>
        <w:rPr>
          <w:b/>
          <w:bCs/>
          <w:sz w:val="24"/>
        </w:rPr>
        <w:tab/>
      </w:r>
    </w:p>
    <w:p w14:paraId="151A78AA" w14:textId="3393D4F8" w:rsidR="009220BD" w:rsidRDefault="009220BD" w:rsidP="00AC1E07">
      <w:pPr>
        <w:spacing w:after="0" w:line="480" w:lineRule="auto"/>
        <w:rPr>
          <w:bCs/>
          <w:sz w:val="24"/>
        </w:rPr>
      </w:pPr>
    </w:p>
    <w:p w14:paraId="495E054F" w14:textId="36FE9206" w:rsidR="009220BD" w:rsidRDefault="009220BD" w:rsidP="00AC1E07">
      <w:pPr>
        <w:spacing w:after="0" w:line="480" w:lineRule="auto"/>
        <w:rPr>
          <w:bCs/>
          <w:sz w:val="24"/>
        </w:rPr>
      </w:pPr>
    </w:p>
    <w:p w14:paraId="5F34C05A" w14:textId="05C4242D" w:rsidR="009220BD" w:rsidRDefault="009220BD" w:rsidP="00AC1E07">
      <w:pPr>
        <w:spacing w:after="0" w:line="480" w:lineRule="auto"/>
        <w:rPr>
          <w:bCs/>
          <w:sz w:val="24"/>
        </w:rPr>
      </w:pPr>
    </w:p>
    <w:p w14:paraId="50AC7FE7" w14:textId="04B3AB8B" w:rsidR="009220BD" w:rsidRDefault="009220BD" w:rsidP="00AC1E07">
      <w:pPr>
        <w:spacing w:after="0" w:line="480" w:lineRule="auto"/>
        <w:rPr>
          <w:bCs/>
          <w:sz w:val="24"/>
        </w:rPr>
      </w:pPr>
    </w:p>
    <w:p w14:paraId="7BC8B92D" w14:textId="5E74F0B3" w:rsidR="009220BD" w:rsidRDefault="009220BD" w:rsidP="00AC1E07">
      <w:pPr>
        <w:spacing w:after="0" w:line="480" w:lineRule="auto"/>
        <w:rPr>
          <w:bCs/>
          <w:sz w:val="24"/>
        </w:rPr>
      </w:pPr>
    </w:p>
    <w:p w14:paraId="4742FEE2" w14:textId="7039079B" w:rsidR="009220BD" w:rsidRDefault="009220BD" w:rsidP="00AC1E07">
      <w:pPr>
        <w:spacing w:after="0" w:line="480" w:lineRule="auto"/>
        <w:rPr>
          <w:bCs/>
          <w:sz w:val="24"/>
        </w:rPr>
      </w:pPr>
    </w:p>
    <w:p w14:paraId="56E5A78A" w14:textId="43593811" w:rsidR="009220BD" w:rsidRDefault="009220BD" w:rsidP="00AC1E07">
      <w:pPr>
        <w:spacing w:after="0" w:line="480" w:lineRule="auto"/>
        <w:rPr>
          <w:bCs/>
          <w:sz w:val="24"/>
        </w:rPr>
      </w:pPr>
    </w:p>
    <w:p w14:paraId="50C8C356" w14:textId="40FA87F1" w:rsidR="009220BD" w:rsidRDefault="009220BD" w:rsidP="00AC1E07">
      <w:pPr>
        <w:spacing w:after="0" w:line="480" w:lineRule="auto"/>
        <w:rPr>
          <w:bCs/>
          <w:sz w:val="24"/>
        </w:rPr>
      </w:pPr>
    </w:p>
    <w:p w14:paraId="08C2271A" w14:textId="10426AC8" w:rsidR="00F8602B" w:rsidRDefault="00F8602B" w:rsidP="00AC1E07">
      <w:pPr>
        <w:spacing w:after="0" w:line="480" w:lineRule="auto"/>
        <w:rPr>
          <w:bCs/>
          <w:sz w:val="24"/>
        </w:rPr>
      </w:pPr>
    </w:p>
    <w:p w14:paraId="2B6BABA0" w14:textId="77777777" w:rsidR="009220BD" w:rsidRDefault="009220BD" w:rsidP="009220BD">
      <w:pPr>
        <w:spacing w:after="0" w:line="480" w:lineRule="auto"/>
        <w:jc w:val="center"/>
        <w:rPr>
          <w:b/>
          <w:sz w:val="24"/>
        </w:rPr>
      </w:pPr>
      <w:r>
        <w:rPr>
          <w:b/>
          <w:sz w:val="24"/>
        </w:rPr>
        <w:lastRenderedPageBreak/>
        <w:t>CHAPTER 4</w:t>
      </w:r>
    </w:p>
    <w:p w14:paraId="5CA3E866" w14:textId="77777777" w:rsidR="009220BD" w:rsidRDefault="009220BD" w:rsidP="009220BD">
      <w:pPr>
        <w:spacing w:after="0" w:line="480" w:lineRule="auto"/>
        <w:jc w:val="center"/>
        <w:rPr>
          <w:b/>
          <w:sz w:val="24"/>
        </w:rPr>
      </w:pPr>
      <w:r>
        <w:rPr>
          <w:b/>
          <w:sz w:val="24"/>
        </w:rPr>
        <w:t>METHODOLOGY</w:t>
      </w:r>
    </w:p>
    <w:p w14:paraId="171771A4" w14:textId="677DA247" w:rsidR="009220BD" w:rsidRDefault="009220BD" w:rsidP="009220BD">
      <w:pPr>
        <w:spacing w:after="0" w:line="480" w:lineRule="auto"/>
        <w:rPr>
          <w:sz w:val="24"/>
        </w:rPr>
      </w:pPr>
      <w:r>
        <w:rPr>
          <w:b/>
          <w:sz w:val="24"/>
        </w:rPr>
        <w:tab/>
      </w:r>
      <w:r>
        <w:rPr>
          <w:sz w:val="24"/>
        </w:rPr>
        <w:t>In previous chapter the core concepts used in this project</w:t>
      </w:r>
      <w:r w:rsidR="00B22662">
        <w:rPr>
          <w:sz w:val="24"/>
        </w:rPr>
        <w:t xml:space="preserve"> have been discussed</w:t>
      </w:r>
      <w:r>
        <w:rPr>
          <w:sz w:val="24"/>
        </w:rPr>
        <w:t>. In this chapter, Use Cases and Sequence Diagrams have been depicted to demonstrate the flow of execution for different functionalities. Moreover</w:t>
      </w:r>
      <w:r w:rsidR="00DF7C46">
        <w:rPr>
          <w:sz w:val="24"/>
        </w:rPr>
        <w:t>, various kind</w:t>
      </w:r>
      <w:r w:rsidR="00FA40F0">
        <w:rPr>
          <w:sz w:val="24"/>
        </w:rPr>
        <w:t>s</w:t>
      </w:r>
      <w:r w:rsidR="00DF7C46">
        <w:rPr>
          <w:sz w:val="24"/>
        </w:rPr>
        <w:t xml:space="preserve"> of technologies such as</w:t>
      </w:r>
      <w:r>
        <w:rPr>
          <w:sz w:val="24"/>
        </w:rPr>
        <w:t xml:space="preserve"> Hibern</w:t>
      </w:r>
      <w:r w:rsidR="00DF7C46">
        <w:rPr>
          <w:sz w:val="24"/>
        </w:rPr>
        <w:t>ate, JSP, and Java Spring</w:t>
      </w:r>
      <w:r>
        <w:rPr>
          <w:sz w:val="24"/>
        </w:rPr>
        <w:t xml:space="preserve"> </w:t>
      </w:r>
      <w:r w:rsidR="00200090">
        <w:rPr>
          <w:sz w:val="24"/>
        </w:rPr>
        <w:t xml:space="preserve">Framework </w:t>
      </w:r>
      <w:r>
        <w:rPr>
          <w:sz w:val="24"/>
        </w:rPr>
        <w:t xml:space="preserve">will be briefly </w:t>
      </w:r>
      <w:r w:rsidR="00FA40F0">
        <w:rPr>
          <w:sz w:val="24"/>
        </w:rPr>
        <w:t>discussed</w:t>
      </w:r>
      <w:r>
        <w:rPr>
          <w:sz w:val="24"/>
        </w:rPr>
        <w:t xml:space="preserve"> which have been used in the development. Apart from this, database structure will be shown through class diagram and database schema. </w:t>
      </w:r>
    </w:p>
    <w:p w14:paraId="796F5939" w14:textId="2E987684" w:rsidR="009220BD" w:rsidRDefault="009220BD" w:rsidP="009220BD">
      <w:pPr>
        <w:spacing w:after="0" w:line="480" w:lineRule="auto"/>
        <w:jc w:val="center"/>
        <w:rPr>
          <w:b/>
          <w:sz w:val="24"/>
        </w:rPr>
      </w:pPr>
      <w:r>
        <w:rPr>
          <w:b/>
          <w:sz w:val="24"/>
        </w:rPr>
        <w:t xml:space="preserve">4.1 </w:t>
      </w:r>
      <w:r w:rsidR="0083646F">
        <w:rPr>
          <w:b/>
          <w:sz w:val="24"/>
        </w:rPr>
        <w:t>Use-</w:t>
      </w:r>
      <w:r w:rsidRPr="008E3CC5">
        <w:rPr>
          <w:b/>
          <w:sz w:val="24"/>
        </w:rPr>
        <w:t>Case</w:t>
      </w:r>
    </w:p>
    <w:p w14:paraId="3FBEC5D6" w14:textId="43782CE1" w:rsidR="009220BD" w:rsidRPr="00AF2F1C" w:rsidRDefault="009220BD" w:rsidP="0083646F">
      <w:pPr>
        <w:spacing w:after="0" w:line="480" w:lineRule="auto"/>
        <w:rPr>
          <w:sz w:val="24"/>
        </w:rPr>
      </w:pPr>
      <w:r>
        <w:rPr>
          <w:b/>
          <w:sz w:val="24"/>
        </w:rPr>
        <w:tab/>
      </w:r>
      <w:r w:rsidR="0083646F">
        <w:rPr>
          <w:sz w:val="24"/>
        </w:rPr>
        <w:t>Use-</w:t>
      </w:r>
      <w:r>
        <w:rPr>
          <w:sz w:val="24"/>
        </w:rPr>
        <w:t xml:space="preserve">case means a written description </w:t>
      </w:r>
      <w:r w:rsidR="0083646F">
        <w:rPr>
          <w:sz w:val="24"/>
        </w:rPr>
        <w:t>of how to perform tasks on the Web-Application. The description will be in a language understandable by the end user</w:t>
      </w:r>
      <w:r>
        <w:rPr>
          <w:sz w:val="24"/>
        </w:rPr>
        <w:t xml:space="preserve">. </w:t>
      </w:r>
      <w:r w:rsidR="0083646F">
        <w:rPr>
          <w:sz w:val="24"/>
        </w:rPr>
        <w:t>A use-case</w:t>
      </w:r>
      <w:r>
        <w:rPr>
          <w:sz w:val="24"/>
        </w:rPr>
        <w:t xml:space="preserve"> demonstrates the execution flow for a specific task that a user follows, along with desired output and some more properties which are listed below:  </w:t>
      </w:r>
    </w:p>
    <w:p w14:paraId="14B86C66" w14:textId="31C3E409" w:rsidR="009220BD" w:rsidRPr="001176E8" w:rsidRDefault="009220BD" w:rsidP="00E55739">
      <w:pPr>
        <w:pStyle w:val="ListParagraph"/>
        <w:numPr>
          <w:ilvl w:val="0"/>
          <w:numId w:val="16"/>
        </w:numPr>
        <w:spacing w:after="0" w:line="480" w:lineRule="auto"/>
        <w:ind w:left="720"/>
        <w:rPr>
          <w:sz w:val="24"/>
        </w:rPr>
      </w:pPr>
      <w:r>
        <w:rPr>
          <w:rFonts w:ascii="Times New Roman" w:hAnsi="Times New Roman"/>
          <w:sz w:val="24"/>
        </w:rPr>
        <w:t>Actor: Users which performs the task</w:t>
      </w:r>
      <w:r w:rsidR="009C4AD6">
        <w:rPr>
          <w:rFonts w:ascii="Times New Roman" w:hAnsi="Times New Roman"/>
          <w:sz w:val="24"/>
        </w:rPr>
        <w:t xml:space="preserve"> [14]</w:t>
      </w:r>
      <w:r>
        <w:rPr>
          <w:rFonts w:ascii="Times New Roman" w:hAnsi="Times New Roman"/>
          <w:sz w:val="24"/>
        </w:rPr>
        <w:t>.</w:t>
      </w:r>
    </w:p>
    <w:p w14:paraId="02234DBD" w14:textId="4B7E547A" w:rsidR="009220BD" w:rsidRPr="00544FAF" w:rsidRDefault="009220BD" w:rsidP="00E55739">
      <w:pPr>
        <w:pStyle w:val="ListParagraph"/>
        <w:numPr>
          <w:ilvl w:val="0"/>
          <w:numId w:val="16"/>
        </w:numPr>
        <w:spacing w:after="0" w:line="480" w:lineRule="auto"/>
        <w:ind w:left="720"/>
        <w:rPr>
          <w:rFonts w:ascii="Times New Roman" w:hAnsi="Times New Roman"/>
          <w:sz w:val="24"/>
        </w:rPr>
      </w:pPr>
      <w:r>
        <w:rPr>
          <w:rFonts w:ascii="Times New Roman" w:hAnsi="Times New Roman"/>
          <w:sz w:val="24"/>
        </w:rPr>
        <w:t xml:space="preserve">Pre-Condition: Prerequisites which should be met prior to access a particular </w:t>
      </w:r>
      <w:r w:rsidR="0083646F">
        <w:rPr>
          <w:rFonts w:ascii="Times New Roman" w:hAnsi="Times New Roman"/>
          <w:sz w:val="24"/>
        </w:rPr>
        <w:t>use-case</w:t>
      </w:r>
      <w:r w:rsidR="009C4AD6">
        <w:rPr>
          <w:rFonts w:ascii="Times New Roman" w:hAnsi="Times New Roman"/>
          <w:sz w:val="24"/>
        </w:rPr>
        <w:t xml:space="preserve"> [14]</w:t>
      </w:r>
      <w:r>
        <w:rPr>
          <w:rFonts w:ascii="Times New Roman" w:hAnsi="Times New Roman"/>
          <w:sz w:val="24"/>
        </w:rPr>
        <w:t>.</w:t>
      </w:r>
    </w:p>
    <w:p w14:paraId="1F6A067B" w14:textId="16135A59" w:rsidR="009220BD" w:rsidRPr="00544FAF" w:rsidRDefault="009220BD" w:rsidP="00E55739">
      <w:pPr>
        <w:pStyle w:val="ListParagraph"/>
        <w:numPr>
          <w:ilvl w:val="0"/>
          <w:numId w:val="16"/>
        </w:numPr>
        <w:spacing w:after="0" w:line="480" w:lineRule="auto"/>
        <w:ind w:left="720"/>
        <w:rPr>
          <w:rFonts w:ascii="Times New Roman" w:hAnsi="Times New Roman"/>
          <w:sz w:val="24"/>
        </w:rPr>
      </w:pPr>
      <w:r w:rsidRPr="00544FAF">
        <w:rPr>
          <w:rFonts w:ascii="Times New Roman" w:hAnsi="Times New Roman"/>
          <w:sz w:val="24"/>
        </w:rPr>
        <w:t>Flow of Control: Sequence of steps to access a specific functionality of the system</w:t>
      </w:r>
      <w:r w:rsidR="009C4AD6">
        <w:rPr>
          <w:rFonts w:ascii="Times New Roman" w:hAnsi="Times New Roman"/>
          <w:sz w:val="24"/>
        </w:rPr>
        <w:t xml:space="preserve"> [14]</w:t>
      </w:r>
      <w:r w:rsidRPr="00544FAF">
        <w:rPr>
          <w:rFonts w:ascii="Times New Roman" w:hAnsi="Times New Roman"/>
          <w:sz w:val="24"/>
        </w:rPr>
        <w:t>.</w:t>
      </w:r>
    </w:p>
    <w:p w14:paraId="418766B7" w14:textId="3BD4F72B" w:rsidR="009220BD" w:rsidRPr="00544FAF" w:rsidRDefault="009220BD" w:rsidP="00E55739">
      <w:pPr>
        <w:pStyle w:val="ListParagraph"/>
        <w:numPr>
          <w:ilvl w:val="0"/>
          <w:numId w:val="16"/>
        </w:numPr>
        <w:spacing w:after="0" w:line="480" w:lineRule="auto"/>
        <w:ind w:left="720"/>
        <w:rPr>
          <w:rFonts w:ascii="Times New Roman" w:hAnsi="Times New Roman"/>
          <w:sz w:val="24"/>
        </w:rPr>
      </w:pPr>
      <w:r w:rsidRPr="00544FAF">
        <w:rPr>
          <w:rFonts w:ascii="Times New Roman" w:hAnsi="Times New Roman"/>
          <w:sz w:val="24"/>
        </w:rPr>
        <w:t>Post-Condition: Desired outcome after the successful execution of a use case</w:t>
      </w:r>
      <w:r w:rsidR="00611E4E">
        <w:rPr>
          <w:rFonts w:ascii="Times New Roman" w:hAnsi="Times New Roman"/>
          <w:sz w:val="24"/>
        </w:rPr>
        <w:t xml:space="preserve"> [14]</w:t>
      </w:r>
      <w:r w:rsidRPr="00544FAF">
        <w:rPr>
          <w:rFonts w:ascii="Times New Roman" w:hAnsi="Times New Roman"/>
          <w:sz w:val="24"/>
        </w:rPr>
        <w:t>.</w:t>
      </w:r>
    </w:p>
    <w:p w14:paraId="027C56A5" w14:textId="7C9C3FD6" w:rsidR="009220BD" w:rsidRPr="00544FAF" w:rsidRDefault="009220BD" w:rsidP="00E55739">
      <w:pPr>
        <w:pStyle w:val="ListParagraph"/>
        <w:numPr>
          <w:ilvl w:val="0"/>
          <w:numId w:val="16"/>
        </w:numPr>
        <w:spacing w:after="0" w:line="480" w:lineRule="auto"/>
        <w:ind w:left="720"/>
        <w:rPr>
          <w:rFonts w:ascii="Times New Roman" w:hAnsi="Times New Roman"/>
          <w:sz w:val="24"/>
        </w:rPr>
      </w:pPr>
      <w:r w:rsidRPr="00544FAF">
        <w:rPr>
          <w:rFonts w:ascii="Times New Roman" w:hAnsi="Times New Roman"/>
          <w:sz w:val="24"/>
        </w:rPr>
        <w:t>Error-Condition: List of errors that might occur during the execution</w:t>
      </w:r>
      <w:r w:rsidR="00611E4E">
        <w:rPr>
          <w:rFonts w:ascii="Times New Roman" w:hAnsi="Times New Roman"/>
          <w:sz w:val="24"/>
        </w:rPr>
        <w:t xml:space="preserve"> [14]</w:t>
      </w:r>
      <w:r w:rsidRPr="00544FAF">
        <w:rPr>
          <w:rFonts w:ascii="Times New Roman" w:hAnsi="Times New Roman"/>
          <w:sz w:val="24"/>
        </w:rPr>
        <w:t>.</w:t>
      </w:r>
    </w:p>
    <w:p w14:paraId="71681DDE" w14:textId="3DB82572" w:rsidR="009220BD" w:rsidRPr="00F8602B" w:rsidRDefault="009220BD" w:rsidP="00E55739">
      <w:pPr>
        <w:pStyle w:val="ListParagraph"/>
        <w:numPr>
          <w:ilvl w:val="0"/>
          <w:numId w:val="16"/>
        </w:numPr>
        <w:spacing w:after="0" w:line="480" w:lineRule="auto"/>
        <w:ind w:left="720"/>
        <w:rPr>
          <w:rFonts w:ascii="Times New Roman" w:hAnsi="Times New Roman"/>
          <w:sz w:val="24"/>
        </w:rPr>
      </w:pPr>
      <w:r w:rsidRPr="00544FAF">
        <w:rPr>
          <w:rFonts w:ascii="Times New Roman" w:hAnsi="Times New Roman"/>
          <w:sz w:val="24"/>
        </w:rPr>
        <w:t>Non-Functional Requirement: A particular requirement associated with a use case that defines behavior of the system during the execution</w:t>
      </w:r>
      <w:r w:rsidR="00611E4E">
        <w:rPr>
          <w:rFonts w:ascii="Times New Roman" w:hAnsi="Times New Roman"/>
          <w:sz w:val="24"/>
        </w:rPr>
        <w:t xml:space="preserve"> [14]</w:t>
      </w:r>
      <w:r w:rsidRPr="00544FAF">
        <w:rPr>
          <w:rFonts w:ascii="Times New Roman" w:hAnsi="Times New Roman"/>
          <w:sz w:val="24"/>
        </w:rPr>
        <w:t>.</w:t>
      </w:r>
    </w:p>
    <w:p w14:paraId="424EBE91" w14:textId="38D47582" w:rsidR="009220BD" w:rsidRDefault="009220BD" w:rsidP="009220BD">
      <w:pPr>
        <w:spacing w:after="0" w:line="480" w:lineRule="auto"/>
        <w:rPr>
          <w:sz w:val="24"/>
        </w:rPr>
      </w:pPr>
      <w:r>
        <w:rPr>
          <w:b/>
          <w:sz w:val="24"/>
        </w:rPr>
        <w:lastRenderedPageBreak/>
        <w:tab/>
      </w:r>
      <w:r>
        <w:rPr>
          <w:sz w:val="24"/>
        </w:rPr>
        <w:t xml:space="preserve">In </w:t>
      </w:r>
      <w:r w:rsidR="00C02039">
        <w:rPr>
          <w:sz w:val="24"/>
        </w:rPr>
        <w:t>the following list</w:t>
      </w:r>
      <w:r w:rsidR="0002365A">
        <w:rPr>
          <w:sz w:val="24"/>
        </w:rPr>
        <w:t>, the use-cases that are designed to illustrate various functionalities of the Student Registration System have been briefly explained. All these use-cases have been included in the Appendix A.</w:t>
      </w:r>
    </w:p>
    <w:p w14:paraId="2DD99D45" w14:textId="77777777" w:rsidR="00A36863" w:rsidRPr="00A36863" w:rsidRDefault="00A36863" w:rsidP="00B11B23">
      <w:pPr>
        <w:pStyle w:val="ListParagraph"/>
        <w:numPr>
          <w:ilvl w:val="0"/>
          <w:numId w:val="116"/>
        </w:numPr>
        <w:spacing w:after="0" w:line="480" w:lineRule="auto"/>
        <w:rPr>
          <w:sz w:val="24"/>
        </w:rPr>
      </w:pPr>
      <w:r w:rsidRPr="00A36863">
        <w:rPr>
          <w:rFonts w:ascii="Times New Roman" w:hAnsi="Times New Roman"/>
          <w:sz w:val="24"/>
          <w:szCs w:val="24"/>
        </w:rPr>
        <w:t>Installing and Configuring JDK</w:t>
      </w:r>
      <w:r>
        <w:rPr>
          <w:rFonts w:ascii="Times New Roman" w:hAnsi="Times New Roman"/>
          <w:sz w:val="24"/>
          <w:szCs w:val="24"/>
        </w:rPr>
        <w:t>: This use-case will be executed when the developer installs and configures Java Development Kit (JDK) in the system. JDK support Java development and compiles Java code. The related use-case in presented in Table 1.</w:t>
      </w:r>
    </w:p>
    <w:p w14:paraId="6D3CEAE7" w14:textId="13D4CC2D" w:rsidR="00B11B23" w:rsidRPr="008F0154" w:rsidRDefault="00A36863" w:rsidP="00B11B23">
      <w:pPr>
        <w:pStyle w:val="ListParagraph"/>
        <w:numPr>
          <w:ilvl w:val="0"/>
          <w:numId w:val="116"/>
        </w:numPr>
        <w:spacing w:after="0" w:line="480" w:lineRule="auto"/>
        <w:rPr>
          <w:sz w:val="24"/>
        </w:rPr>
      </w:pPr>
      <w:r>
        <w:rPr>
          <w:rFonts w:ascii="Times New Roman" w:hAnsi="Times New Roman"/>
          <w:sz w:val="24"/>
          <w:szCs w:val="24"/>
        </w:rPr>
        <w:t xml:space="preserve"> </w:t>
      </w:r>
      <w:r w:rsidRPr="00A36863">
        <w:rPr>
          <w:rFonts w:ascii="Times New Roman" w:hAnsi="Times New Roman"/>
          <w:sz w:val="24"/>
          <w:szCs w:val="24"/>
        </w:rPr>
        <w:t>Installing and Configuring Apache-Tomcat</w:t>
      </w:r>
      <w:r>
        <w:rPr>
          <w:rFonts w:ascii="Times New Roman" w:hAnsi="Times New Roman"/>
          <w:sz w:val="24"/>
          <w:szCs w:val="24"/>
        </w:rPr>
        <w:t xml:space="preserve">: </w:t>
      </w:r>
      <w:r w:rsidR="008F0154">
        <w:rPr>
          <w:rFonts w:ascii="Times New Roman" w:hAnsi="Times New Roman"/>
          <w:sz w:val="24"/>
          <w:szCs w:val="24"/>
        </w:rPr>
        <w:t>The developer installs</w:t>
      </w:r>
      <w:r w:rsidR="008629CC">
        <w:rPr>
          <w:rFonts w:ascii="Times New Roman" w:hAnsi="Times New Roman"/>
          <w:sz w:val="24"/>
          <w:szCs w:val="24"/>
        </w:rPr>
        <w:t xml:space="preserve"> the</w:t>
      </w:r>
      <w:r w:rsidR="008F0154">
        <w:rPr>
          <w:rFonts w:ascii="Times New Roman" w:hAnsi="Times New Roman"/>
          <w:sz w:val="24"/>
          <w:szCs w:val="24"/>
        </w:rPr>
        <w:t xml:space="preserve"> Apache-Tomcat server that handles </w:t>
      </w:r>
      <w:r w:rsidR="008629CC">
        <w:rPr>
          <w:rFonts w:ascii="Times New Roman" w:hAnsi="Times New Roman"/>
          <w:sz w:val="24"/>
          <w:szCs w:val="24"/>
        </w:rPr>
        <w:t xml:space="preserve">the HTTP </w:t>
      </w:r>
      <w:r w:rsidR="008F0154">
        <w:rPr>
          <w:rFonts w:ascii="Times New Roman" w:hAnsi="Times New Roman"/>
          <w:sz w:val="24"/>
          <w:szCs w:val="24"/>
        </w:rPr>
        <w:t>requests and provide</w:t>
      </w:r>
      <w:r w:rsidR="00275B69">
        <w:rPr>
          <w:rFonts w:ascii="Times New Roman" w:hAnsi="Times New Roman"/>
          <w:sz w:val="24"/>
          <w:szCs w:val="24"/>
        </w:rPr>
        <w:t>s</w:t>
      </w:r>
      <w:r w:rsidR="008F0154">
        <w:rPr>
          <w:rFonts w:ascii="Times New Roman" w:hAnsi="Times New Roman"/>
          <w:sz w:val="24"/>
          <w:szCs w:val="24"/>
        </w:rPr>
        <w:t xml:space="preserve"> support to </w:t>
      </w:r>
      <w:r w:rsidR="008629CC">
        <w:rPr>
          <w:rFonts w:ascii="Times New Roman" w:hAnsi="Times New Roman"/>
          <w:sz w:val="24"/>
          <w:szCs w:val="24"/>
        </w:rPr>
        <w:t xml:space="preserve">the </w:t>
      </w:r>
      <w:r w:rsidR="008F0154">
        <w:rPr>
          <w:rFonts w:ascii="Times New Roman" w:hAnsi="Times New Roman"/>
          <w:sz w:val="24"/>
          <w:szCs w:val="24"/>
        </w:rPr>
        <w:t>Java application</w:t>
      </w:r>
      <w:r w:rsidR="008629CC">
        <w:rPr>
          <w:rFonts w:ascii="Times New Roman" w:hAnsi="Times New Roman"/>
          <w:sz w:val="24"/>
          <w:szCs w:val="24"/>
        </w:rPr>
        <w:t>s</w:t>
      </w:r>
      <w:r w:rsidR="008F0154">
        <w:rPr>
          <w:rFonts w:ascii="Times New Roman" w:hAnsi="Times New Roman"/>
          <w:sz w:val="24"/>
          <w:szCs w:val="24"/>
        </w:rPr>
        <w:t xml:space="preserve">. The related </w:t>
      </w:r>
      <w:r w:rsidR="008629CC">
        <w:rPr>
          <w:rFonts w:ascii="Times New Roman" w:hAnsi="Times New Roman"/>
          <w:sz w:val="24"/>
          <w:szCs w:val="24"/>
        </w:rPr>
        <w:t>use-case is</w:t>
      </w:r>
      <w:r w:rsidR="008F0154">
        <w:rPr>
          <w:rFonts w:ascii="Times New Roman" w:hAnsi="Times New Roman"/>
          <w:sz w:val="24"/>
          <w:szCs w:val="24"/>
        </w:rPr>
        <w:t xml:space="preserve"> presented in Table 2.</w:t>
      </w:r>
    </w:p>
    <w:p w14:paraId="3F42883C" w14:textId="573B8647" w:rsidR="0093331C" w:rsidRPr="0093331C" w:rsidRDefault="008F0154" w:rsidP="00B11B23">
      <w:pPr>
        <w:pStyle w:val="ListParagraph"/>
        <w:numPr>
          <w:ilvl w:val="0"/>
          <w:numId w:val="116"/>
        </w:numPr>
        <w:spacing w:after="0" w:line="480" w:lineRule="auto"/>
        <w:rPr>
          <w:sz w:val="24"/>
        </w:rPr>
      </w:pPr>
      <w:r w:rsidRPr="008F0154">
        <w:rPr>
          <w:rFonts w:ascii="Times New Roman" w:hAnsi="Times New Roman"/>
          <w:sz w:val="24"/>
          <w:szCs w:val="24"/>
        </w:rPr>
        <w:t>Installing Spring Framework</w:t>
      </w:r>
      <w:r>
        <w:rPr>
          <w:rFonts w:ascii="Times New Roman" w:hAnsi="Times New Roman"/>
          <w:sz w:val="24"/>
          <w:szCs w:val="24"/>
        </w:rPr>
        <w:t>: The use-case for installing Spring framework is presented in Table 3. Th</w:t>
      </w:r>
      <w:r w:rsidR="0093331C">
        <w:rPr>
          <w:rFonts w:ascii="Times New Roman" w:hAnsi="Times New Roman"/>
          <w:sz w:val="24"/>
          <w:szCs w:val="24"/>
        </w:rPr>
        <w:t>is framework is on</w:t>
      </w:r>
      <w:r w:rsidR="00275B69">
        <w:rPr>
          <w:rFonts w:ascii="Times New Roman" w:hAnsi="Times New Roman"/>
          <w:sz w:val="24"/>
          <w:szCs w:val="24"/>
        </w:rPr>
        <w:t>e of the most crucial technologies</w:t>
      </w:r>
      <w:r w:rsidR="0093331C">
        <w:rPr>
          <w:rFonts w:ascii="Times New Roman" w:hAnsi="Times New Roman"/>
          <w:sz w:val="24"/>
          <w:szCs w:val="24"/>
        </w:rPr>
        <w:t xml:space="preserve"> that is used in the development of the Web-Application.</w:t>
      </w:r>
    </w:p>
    <w:p w14:paraId="52250C4B" w14:textId="77CB3D70" w:rsidR="00E73DB7" w:rsidRPr="00E73DB7" w:rsidRDefault="00E73DB7" w:rsidP="00B11B23">
      <w:pPr>
        <w:pStyle w:val="ListParagraph"/>
        <w:numPr>
          <w:ilvl w:val="0"/>
          <w:numId w:val="116"/>
        </w:numPr>
        <w:spacing w:after="0" w:line="480" w:lineRule="auto"/>
        <w:rPr>
          <w:sz w:val="24"/>
        </w:rPr>
      </w:pPr>
      <w:r>
        <w:rPr>
          <w:rFonts w:ascii="Times New Roman" w:hAnsi="Times New Roman"/>
          <w:sz w:val="24"/>
          <w:szCs w:val="24"/>
        </w:rPr>
        <w:t>Student Registration: This use-case re</w:t>
      </w:r>
      <w:r w:rsidR="002E3D58">
        <w:rPr>
          <w:rFonts w:ascii="Times New Roman" w:hAnsi="Times New Roman"/>
          <w:sz w:val="24"/>
          <w:szCs w:val="24"/>
        </w:rPr>
        <w:t>flects the registration process</w:t>
      </w:r>
      <w:r>
        <w:rPr>
          <w:rFonts w:ascii="Times New Roman" w:hAnsi="Times New Roman"/>
          <w:sz w:val="24"/>
          <w:szCs w:val="24"/>
        </w:rPr>
        <w:t xml:space="preserve"> that a student follows in order to create a profile.</w:t>
      </w:r>
      <w:r w:rsidR="008629CC">
        <w:rPr>
          <w:rFonts w:ascii="Times New Roman" w:hAnsi="Times New Roman"/>
          <w:sz w:val="24"/>
          <w:szCs w:val="24"/>
        </w:rPr>
        <w:t xml:space="preserve"> The use-case is presented in Table 4.</w:t>
      </w:r>
      <w:r>
        <w:rPr>
          <w:rFonts w:ascii="Times New Roman" w:hAnsi="Times New Roman"/>
          <w:sz w:val="24"/>
          <w:szCs w:val="24"/>
        </w:rPr>
        <w:t xml:space="preserve">  </w:t>
      </w:r>
    </w:p>
    <w:p w14:paraId="3D9E232C" w14:textId="1598E6E8" w:rsidR="00E73DB7" w:rsidRPr="00E73DB7" w:rsidRDefault="00E73DB7" w:rsidP="00B11B23">
      <w:pPr>
        <w:pStyle w:val="ListParagraph"/>
        <w:numPr>
          <w:ilvl w:val="0"/>
          <w:numId w:val="116"/>
        </w:numPr>
        <w:spacing w:after="0" w:line="480" w:lineRule="auto"/>
        <w:rPr>
          <w:sz w:val="24"/>
        </w:rPr>
      </w:pPr>
      <w:r>
        <w:rPr>
          <w:rFonts w:ascii="Times New Roman" w:hAnsi="Times New Roman"/>
          <w:sz w:val="24"/>
          <w:szCs w:val="24"/>
        </w:rPr>
        <w:t xml:space="preserve">Student Login: </w:t>
      </w:r>
      <w:r w:rsidR="00106887">
        <w:rPr>
          <w:rFonts w:ascii="Times New Roman" w:hAnsi="Times New Roman"/>
          <w:sz w:val="24"/>
          <w:szCs w:val="24"/>
        </w:rPr>
        <w:t>In order to l</w:t>
      </w:r>
      <w:r w:rsidR="008629CC">
        <w:rPr>
          <w:rFonts w:ascii="Times New Roman" w:hAnsi="Times New Roman"/>
          <w:sz w:val="24"/>
          <w:szCs w:val="24"/>
        </w:rPr>
        <w:t>ogin into the system, the students follow the use-case presented in Table 5.</w:t>
      </w:r>
    </w:p>
    <w:p w14:paraId="68AD6AF8" w14:textId="6C7D46EC" w:rsidR="008F0154" w:rsidRPr="008629CC" w:rsidRDefault="00E73DB7" w:rsidP="00B11B23">
      <w:pPr>
        <w:pStyle w:val="ListParagraph"/>
        <w:numPr>
          <w:ilvl w:val="0"/>
          <w:numId w:val="116"/>
        </w:numPr>
        <w:spacing w:after="0" w:line="480" w:lineRule="auto"/>
        <w:rPr>
          <w:sz w:val="24"/>
        </w:rPr>
      </w:pPr>
      <w:r>
        <w:rPr>
          <w:rFonts w:ascii="Times New Roman" w:hAnsi="Times New Roman"/>
          <w:sz w:val="24"/>
          <w:szCs w:val="24"/>
        </w:rPr>
        <w:t>Course Enrollment:</w:t>
      </w:r>
      <w:r w:rsidR="008629CC">
        <w:rPr>
          <w:rFonts w:ascii="Times New Roman" w:hAnsi="Times New Roman"/>
          <w:sz w:val="24"/>
          <w:szCs w:val="24"/>
        </w:rPr>
        <w:t xml:space="preserve"> The students enroll into various courses by following the procedure illustrated in the use-case shown in Table 6.</w:t>
      </w:r>
      <w:r w:rsidR="0093331C">
        <w:rPr>
          <w:rFonts w:ascii="Times New Roman" w:hAnsi="Times New Roman"/>
          <w:sz w:val="24"/>
          <w:szCs w:val="24"/>
        </w:rPr>
        <w:t xml:space="preserve"> </w:t>
      </w:r>
    </w:p>
    <w:p w14:paraId="1D16AAD2" w14:textId="42B951EF" w:rsidR="008629CC" w:rsidRPr="008629CC" w:rsidRDefault="008629CC" w:rsidP="00B11B23">
      <w:pPr>
        <w:pStyle w:val="ListParagraph"/>
        <w:numPr>
          <w:ilvl w:val="0"/>
          <w:numId w:val="116"/>
        </w:numPr>
        <w:spacing w:after="0" w:line="480" w:lineRule="auto"/>
        <w:rPr>
          <w:sz w:val="24"/>
        </w:rPr>
      </w:pPr>
      <w:r>
        <w:rPr>
          <w:rFonts w:ascii="Times New Roman" w:hAnsi="Times New Roman"/>
          <w:sz w:val="24"/>
          <w:szCs w:val="24"/>
        </w:rPr>
        <w:t>Student Drop the C</w:t>
      </w:r>
      <w:r w:rsidRPr="008629CC">
        <w:rPr>
          <w:rFonts w:ascii="Times New Roman" w:hAnsi="Times New Roman"/>
          <w:sz w:val="24"/>
          <w:szCs w:val="24"/>
        </w:rPr>
        <w:t>ourse</w:t>
      </w:r>
      <w:r>
        <w:rPr>
          <w:rFonts w:ascii="Times New Roman" w:hAnsi="Times New Roman"/>
          <w:sz w:val="24"/>
          <w:szCs w:val="24"/>
        </w:rPr>
        <w:t>: The students drop out from the enrolled courses using the use-case that is shown in Table 7.</w:t>
      </w:r>
    </w:p>
    <w:p w14:paraId="5A89212E" w14:textId="2EE3411E" w:rsidR="008629CC" w:rsidRPr="00FB3161" w:rsidRDefault="008629CC" w:rsidP="00B11B23">
      <w:pPr>
        <w:pStyle w:val="ListParagraph"/>
        <w:numPr>
          <w:ilvl w:val="0"/>
          <w:numId w:val="116"/>
        </w:numPr>
        <w:spacing w:after="0" w:line="480" w:lineRule="auto"/>
        <w:rPr>
          <w:sz w:val="24"/>
        </w:rPr>
      </w:pPr>
      <w:r>
        <w:rPr>
          <w:rFonts w:ascii="Times New Roman" w:hAnsi="Times New Roman"/>
          <w:sz w:val="24"/>
          <w:szCs w:val="24"/>
        </w:rPr>
        <w:t>View Grade:</w:t>
      </w:r>
      <w:r w:rsidR="00EA0252">
        <w:rPr>
          <w:rFonts w:ascii="Times New Roman" w:hAnsi="Times New Roman"/>
          <w:sz w:val="24"/>
          <w:szCs w:val="24"/>
        </w:rPr>
        <w:t xml:space="preserve"> The students can see their grades by following steps listed in the use-case shown in Table 8. </w:t>
      </w:r>
    </w:p>
    <w:p w14:paraId="45F9D0A8" w14:textId="7A1B6B00" w:rsidR="00FB3161" w:rsidRPr="00FB3161" w:rsidRDefault="00FB3161" w:rsidP="00B11B23">
      <w:pPr>
        <w:pStyle w:val="ListParagraph"/>
        <w:numPr>
          <w:ilvl w:val="0"/>
          <w:numId w:val="116"/>
        </w:numPr>
        <w:spacing w:after="0" w:line="480" w:lineRule="auto"/>
        <w:rPr>
          <w:sz w:val="24"/>
        </w:rPr>
      </w:pPr>
      <w:r>
        <w:rPr>
          <w:rFonts w:ascii="Times New Roman" w:hAnsi="Times New Roman"/>
          <w:sz w:val="24"/>
          <w:szCs w:val="24"/>
        </w:rPr>
        <w:lastRenderedPageBreak/>
        <w:t>View Schedule:</w:t>
      </w:r>
      <w:r w:rsidR="00EA0252">
        <w:rPr>
          <w:rFonts w:ascii="Times New Roman" w:hAnsi="Times New Roman"/>
          <w:sz w:val="24"/>
          <w:szCs w:val="24"/>
        </w:rPr>
        <w:t xml:space="preserve"> The Schedule will be generated, once the students enroll into courses</w:t>
      </w:r>
      <w:r w:rsidR="002F39D7">
        <w:rPr>
          <w:rFonts w:ascii="Times New Roman" w:hAnsi="Times New Roman"/>
          <w:sz w:val="24"/>
          <w:szCs w:val="24"/>
        </w:rPr>
        <w:t>. The students can access their schedule as shown in the use-case presented in Table 9.</w:t>
      </w:r>
    </w:p>
    <w:p w14:paraId="5017C1E8" w14:textId="0CD6308F" w:rsidR="00FB3161" w:rsidRPr="00562A99" w:rsidRDefault="00562A99" w:rsidP="00B11B23">
      <w:pPr>
        <w:pStyle w:val="ListParagraph"/>
        <w:numPr>
          <w:ilvl w:val="0"/>
          <w:numId w:val="116"/>
        </w:numPr>
        <w:spacing w:after="0" w:line="480" w:lineRule="auto"/>
        <w:rPr>
          <w:sz w:val="24"/>
        </w:rPr>
      </w:pPr>
      <w:r>
        <w:rPr>
          <w:rFonts w:ascii="Times New Roman" w:hAnsi="Times New Roman"/>
          <w:sz w:val="24"/>
        </w:rPr>
        <w:t xml:space="preserve">Change Personal Information: </w:t>
      </w:r>
      <w:r w:rsidR="002F39D7">
        <w:rPr>
          <w:rFonts w:ascii="Times New Roman" w:hAnsi="Times New Roman"/>
          <w:sz w:val="24"/>
        </w:rPr>
        <w:t xml:space="preserve">The student can edit their profile by following the use-case presented in Table 10. </w:t>
      </w:r>
    </w:p>
    <w:p w14:paraId="078979A8" w14:textId="47C9A4C1" w:rsidR="00562A99" w:rsidRPr="00562A99" w:rsidRDefault="00562A99" w:rsidP="00B11B23">
      <w:pPr>
        <w:pStyle w:val="ListParagraph"/>
        <w:numPr>
          <w:ilvl w:val="0"/>
          <w:numId w:val="116"/>
        </w:numPr>
        <w:spacing w:after="0" w:line="480" w:lineRule="auto"/>
        <w:rPr>
          <w:sz w:val="24"/>
        </w:rPr>
      </w:pPr>
      <w:r>
        <w:rPr>
          <w:rFonts w:ascii="Times New Roman" w:hAnsi="Times New Roman"/>
          <w:sz w:val="24"/>
        </w:rPr>
        <w:t>Teacher Registration:</w:t>
      </w:r>
      <w:r w:rsidR="002F39D7">
        <w:rPr>
          <w:rFonts w:ascii="Times New Roman" w:hAnsi="Times New Roman"/>
          <w:sz w:val="24"/>
        </w:rPr>
        <w:t xml:space="preserve"> </w:t>
      </w:r>
      <w:r w:rsidR="002F39D7">
        <w:rPr>
          <w:rFonts w:ascii="Times New Roman" w:hAnsi="Times New Roman"/>
          <w:sz w:val="24"/>
          <w:szCs w:val="24"/>
        </w:rPr>
        <w:t>This use-case re</w:t>
      </w:r>
      <w:r w:rsidR="00BA380A">
        <w:rPr>
          <w:rFonts w:ascii="Times New Roman" w:hAnsi="Times New Roman"/>
          <w:sz w:val="24"/>
          <w:szCs w:val="24"/>
        </w:rPr>
        <w:t>flects the registration process</w:t>
      </w:r>
      <w:r w:rsidR="002F39D7">
        <w:rPr>
          <w:rFonts w:ascii="Times New Roman" w:hAnsi="Times New Roman"/>
          <w:sz w:val="24"/>
          <w:szCs w:val="24"/>
        </w:rPr>
        <w:t xml:space="preserve"> that a teacher follows in order to create a profile. The use-case is presented in Table 11.</w:t>
      </w:r>
    </w:p>
    <w:p w14:paraId="4C96BCF7" w14:textId="47971F3B" w:rsidR="00562A99" w:rsidRPr="002F39D7" w:rsidRDefault="00562A99" w:rsidP="002F39D7">
      <w:pPr>
        <w:pStyle w:val="ListParagraph"/>
        <w:numPr>
          <w:ilvl w:val="0"/>
          <w:numId w:val="116"/>
        </w:numPr>
        <w:spacing w:after="0" w:line="480" w:lineRule="auto"/>
        <w:rPr>
          <w:sz w:val="24"/>
        </w:rPr>
      </w:pPr>
      <w:r>
        <w:rPr>
          <w:rFonts w:ascii="Times New Roman" w:hAnsi="Times New Roman"/>
          <w:sz w:val="24"/>
        </w:rPr>
        <w:t>Teacher Login:</w:t>
      </w:r>
      <w:r w:rsidR="002F39D7">
        <w:rPr>
          <w:rFonts w:ascii="Times New Roman" w:hAnsi="Times New Roman"/>
          <w:sz w:val="24"/>
          <w:szCs w:val="24"/>
        </w:rPr>
        <w:t xml:space="preserve"> </w:t>
      </w:r>
      <w:r w:rsidR="00A45770">
        <w:rPr>
          <w:rFonts w:ascii="Times New Roman" w:hAnsi="Times New Roman"/>
          <w:sz w:val="24"/>
          <w:szCs w:val="24"/>
        </w:rPr>
        <w:t>In order to</w:t>
      </w:r>
      <w:r w:rsidR="0076612D">
        <w:rPr>
          <w:rFonts w:ascii="Times New Roman" w:hAnsi="Times New Roman"/>
          <w:sz w:val="24"/>
          <w:szCs w:val="24"/>
        </w:rPr>
        <w:t xml:space="preserve"> l</w:t>
      </w:r>
      <w:r w:rsidR="002F39D7">
        <w:rPr>
          <w:rFonts w:ascii="Times New Roman" w:hAnsi="Times New Roman"/>
          <w:sz w:val="24"/>
          <w:szCs w:val="24"/>
        </w:rPr>
        <w:t>ogin into the system, the teachers follow the use-case presented in Table 12.</w:t>
      </w:r>
    </w:p>
    <w:p w14:paraId="355388B3" w14:textId="4AE1D3D7" w:rsidR="00562A99" w:rsidRPr="00562A99" w:rsidRDefault="00562A99" w:rsidP="00B11B23">
      <w:pPr>
        <w:pStyle w:val="ListParagraph"/>
        <w:numPr>
          <w:ilvl w:val="0"/>
          <w:numId w:val="116"/>
        </w:numPr>
        <w:spacing w:after="0" w:line="480" w:lineRule="auto"/>
        <w:rPr>
          <w:sz w:val="24"/>
        </w:rPr>
      </w:pPr>
      <w:r>
        <w:rPr>
          <w:rFonts w:ascii="Times New Roman" w:hAnsi="Times New Roman"/>
          <w:sz w:val="24"/>
        </w:rPr>
        <w:t>Drop Student:</w:t>
      </w:r>
      <w:r w:rsidR="002F39D7">
        <w:rPr>
          <w:rFonts w:ascii="Times New Roman" w:hAnsi="Times New Roman"/>
          <w:sz w:val="24"/>
        </w:rPr>
        <w:t xml:space="preserve"> The teachers follow the use-case presented in Table 13, for dropping the students. </w:t>
      </w:r>
    </w:p>
    <w:p w14:paraId="213C8594" w14:textId="479EB3D7" w:rsidR="00562A99" w:rsidRPr="00562A99" w:rsidRDefault="00562A99" w:rsidP="00B11B23">
      <w:pPr>
        <w:pStyle w:val="ListParagraph"/>
        <w:numPr>
          <w:ilvl w:val="0"/>
          <w:numId w:val="116"/>
        </w:numPr>
        <w:spacing w:after="0" w:line="480" w:lineRule="auto"/>
        <w:rPr>
          <w:sz w:val="24"/>
        </w:rPr>
      </w:pPr>
      <w:r>
        <w:rPr>
          <w:rFonts w:ascii="Times New Roman" w:hAnsi="Times New Roman"/>
          <w:sz w:val="24"/>
        </w:rPr>
        <w:t>Add Grade:</w:t>
      </w:r>
      <w:r w:rsidR="002F39D7">
        <w:rPr>
          <w:rFonts w:ascii="Times New Roman" w:hAnsi="Times New Roman"/>
          <w:sz w:val="24"/>
        </w:rPr>
        <w:t xml:space="preserve"> The teachers can add grades using the use-case shown in Table 14. </w:t>
      </w:r>
    </w:p>
    <w:p w14:paraId="43D610B5" w14:textId="01F76EA6" w:rsidR="00562A99" w:rsidRPr="00562A99" w:rsidRDefault="00562A99" w:rsidP="00B11B23">
      <w:pPr>
        <w:pStyle w:val="ListParagraph"/>
        <w:numPr>
          <w:ilvl w:val="0"/>
          <w:numId w:val="116"/>
        </w:numPr>
        <w:spacing w:after="0" w:line="480" w:lineRule="auto"/>
        <w:rPr>
          <w:sz w:val="24"/>
        </w:rPr>
      </w:pPr>
      <w:r>
        <w:rPr>
          <w:rFonts w:ascii="Times New Roman" w:hAnsi="Times New Roman"/>
          <w:sz w:val="24"/>
        </w:rPr>
        <w:t>Add Term:</w:t>
      </w:r>
      <w:r w:rsidR="00E058AF">
        <w:rPr>
          <w:rFonts w:ascii="Times New Roman" w:hAnsi="Times New Roman"/>
          <w:sz w:val="24"/>
        </w:rPr>
        <w:t xml:space="preserve"> The admin adds terms</w:t>
      </w:r>
      <w:r w:rsidR="003D7F3E">
        <w:rPr>
          <w:rFonts w:ascii="Times New Roman" w:hAnsi="Times New Roman"/>
          <w:sz w:val="24"/>
        </w:rPr>
        <w:t>. A</w:t>
      </w:r>
      <w:r w:rsidR="00E058AF">
        <w:rPr>
          <w:rFonts w:ascii="Times New Roman" w:hAnsi="Times New Roman"/>
          <w:sz w:val="24"/>
        </w:rPr>
        <w:t>nd for this functionality,</w:t>
      </w:r>
      <w:r w:rsidR="00713EE3">
        <w:rPr>
          <w:rFonts w:ascii="Times New Roman" w:hAnsi="Times New Roman"/>
          <w:sz w:val="24"/>
        </w:rPr>
        <w:t xml:space="preserve"> the use-case shown in Table 15</w:t>
      </w:r>
      <w:r w:rsidR="00E058AF">
        <w:rPr>
          <w:rFonts w:ascii="Times New Roman" w:hAnsi="Times New Roman"/>
          <w:sz w:val="24"/>
        </w:rPr>
        <w:t xml:space="preserve"> will be referred. </w:t>
      </w:r>
    </w:p>
    <w:p w14:paraId="2FADC80D" w14:textId="4793A5EB" w:rsidR="00562A99" w:rsidRPr="00562A99" w:rsidRDefault="00562A99" w:rsidP="00B11B23">
      <w:pPr>
        <w:pStyle w:val="ListParagraph"/>
        <w:numPr>
          <w:ilvl w:val="0"/>
          <w:numId w:val="116"/>
        </w:numPr>
        <w:spacing w:after="0" w:line="480" w:lineRule="auto"/>
        <w:rPr>
          <w:sz w:val="24"/>
        </w:rPr>
      </w:pPr>
      <w:r>
        <w:rPr>
          <w:rFonts w:ascii="Times New Roman" w:hAnsi="Times New Roman"/>
          <w:sz w:val="24"/>
        </w:rPr>
        <w:t>Add Department:</w:t>
      </w:r>
      <w:r w:rsidR="00E058AF">
        <w:rPr>
          <w:rFonts w:ascii="Times New Roman" w:hAnsi="Times New Roman"/>
          <w:sz w:val="24"/>
        </w:rPr>
        <w:t xml:space="preserve"> The admin adds department. The use-case shown in Tabl</w:t>
      </w:r>
      <w:r w:rsidR="009417CC">
        <w:rPr>
          <w:rFonts w:ascii="Times New Roman" w:hAnsi="Times New Roman"/>
          <w:sz w:val="24"/>
        </w:rPr>
        <w:t>e 16</w:t>
      </w:r>
      <w:r w:rsidR="00E058AF">
        <w:rPr>
          <w:rFonts w:ascii="Times New Roman" w:hAnsi="Times New Roman"/>
          <w:sz w:val="24"/>
        </w:rPr>
        <w:t xml:space="preserve"> reflects h</w:t>
      </w:r>
      <w:r w:rsidR="00661C89">
        <w:rPr>
          <w:rFonts w:ascii="Times New Roman" w:hAnsi="Times New Roman"/>
          <w:sz w:val="24"/>
        </w:rPr>
        <w:t>ow this function will be handle</w:t>
      </w:r>
      <w:r w:rsidR="00E058AF">
        <w:rPr>
          <w:rFonts w:ascii="Times New Roman" w:hAnsi="Times New Roman"/>
          <w:sz w:val="24"/>
        </w:rPr>
        <w:t>.</w:t>
      </w:r>
    </w:p>
    <w:p w14:paraId="5CDED2EA" w14:textId="54B168BA" w:rsidR="00562A99" w:rsidRPr="00562A99" w:rsidRDefault="00562A99" w:rsidP="00B11B23">
      <w:pPr>
        <w:pStyle w:val="ListParagraph"/>
        <w:numPr>
          <w:ilvl w:val="0"/>
          <w:numId w:val="116"/>
        </w:numPr>
        <w:spacing w:after="0" w:line="480" w:lineRule="auto"/>
        <w:rPr>
          <w:sz w:val="24"/>
        </w:rPr>
      </w:pPr>
      <w:r>
        <w:rPr>
          <w:rFonts w:ascii="Times New Roman" w:hAnsi="Times New Roman"/>
          <w:sz w:val="24"/>
        </w:rPr>
        <w:t>Add Course:</w:t>
      </w:r>
      <w:r w:rsidR="00E058AF">
        <w:rPr>
          <w:rFonts w:ascii="Times New Roman" w:hAnsi="Times New Roman"/>
          <w:sz w:val="24"/>
        </w:rPr>
        <w:t xml:space="preserve"> The use-case shown in Table 17, will presents the add course functionality, which is done by the admin.</w:t>
      </w:r>
    </w:p>
    <w:p w14:paraId="31B59EE0" w14:textId="70D56F2A" w:rsidR="00562A99" w:rsidRPr="00562A99" w:rsidRDefault="00562A99" w:rsidP="00B11B23">
      <w:pPr>
        <w:pStyle w:val="ListParagraph"/>
        <w:numPr>
          <w:ilvl w:val="0"/>
          <w:numId w:val="116"/>
        </w:numPr>
        <w:spacing w:after="0" w:line="480" w:lineRule="auto"/>
        <w:rPr>
          <w:sz w:val="24"/>
        </w:rPr>
      </w:pPr>
      <w:r>
        <w:rPr>
          <w:rFonts w:ascii="Times New Roman" w:hAnsi="Times New Roman"/>
          <w:sz w:val="24"/>
        </w:rPr>
        <w:t>Manage Class Location:</w:t>
      </w:r>
      <w:r w:rsidR="00E058AF">
        <w:rPr>
          <w:rFonts w:ascii="Times New Roman" w:hAnsi="Times New Roman"/>
          <w:sz w:val="24"/>
        </w:rPr>
        <w:t xml:space="preserve"> The admin m</w:t>
      </w:r>
      <w:r w:rsidR="00C02039">
        <w:rPr>
          <w:rFonts w:ascii="Times New Roman" w:hAnsi="Times New Roman"/>
          <w:sz w:val="24"/>
        </w:rPr>
        <w:t>anages class location. This functionality is explained in the use-case shown in Table 18.</w:t>
      </w:r>
    </w:p>
    <w:p w14:paraId="0DA7D26A" w14:textId="2EC2661C" w:rsidR="00562A99" w:rsidRPr="00562A99" w:rsidRDefault="00562A99" w:rsidP="00B11B23">
      <w:pPr>
        <w:pStyle w:val="ListParagraph"/>
        <w:numPr>
          <w:ilvl w:val="0"/>
          <w:numId w:val="116"/>
        </w:numPr>
        <w:spacing w:after="0" w:line="480" w:lineRule="auto"/>
        <w:rPr>
          <w:sz w:val="24"/>
        </w:rPr>
      </w:pPr>
      <w:r>
        <w:rPr>
          <w:rFonts w:ascii="Times New Roman" w:hAnsi="Times New Roman"/>
          <w:sz w:val="24"/>
        </w:rPr>
        <w:t>Add Time-Slot:</w:t>
      </w:r>
      <w:r w:rsidR="00224F50">
        <w:rPr>
          <w:rFonts w:ascii="Times New Roman" w:hAnsi="Times New Roman"/>
          <w:sz w:val="24"/>
        </w:rPr>
        <w:t xml:space="preserve"> </w:t>
      </w:r>
      <w:r w:rsidR="00C02039">
        <w:rPr>
          <w:rFonts w:ascii="Times New Roman" w:hAnsi="Times New Roman"/>
          <w:sz w:val="24"/>
        </w:rPr>
        <w:t>The admin adds Time-Slots.</w:t>
      </w:r>
      <w:r w:rsidR="00435614">
        <w:rPr>
          <w:rFonts w:ascii="Times New Roman" w:hAnsi="Times New Roman"/>
          <w:sz w:val="24"/>
        </w:rPr>
        <w:t xml:space="preserve"> The use-case shown in Table 19</w:t>
      </w:r>
      <w:r w:rsidR="00C02039">
        <w:rPr>
          <w:rFonts w:ascii="Times New Roman" w:hAnsi="Times New Roman"/>
          <w:sz w:val="24"/>
        </w:rPr>
        <w:t xml:space="preserve"> reflects how this function will be performed.</w:t>
      </w:r>
    </w:p>
    <w:p w14:paraId="65156477" w14:textId="74AE1859" w:rsidR="00562A99" w:rsidRPr="008629CC" w:rsidRDefault="00562A99" w:rsidP="00B11B23">
      <w:pPr>
        <w:pStyle w:val="ListParagraph"/>
        <w:numPr>
          <w:ilvl w:val="0"/>
          <w:numId w:val="116"/>
        </w:numPr>
        <w:spacing w:after="0" w:line="480" w:lineRule="auto"/>
        <w:rPr>
          <w:sz w:val="24"/>
        </w:rPr>
      </w:pPr>
      <w:r>
        <w:rPr>
          <w:rFonts w:ascii="Times New Roman" w:hAnsi="Times New Roman"/>
          <w:sz w:val="24"/>
        </w:rPr>
        <w:t>Manage Course Allocation:</w:t>
      </w:r>
      <w:r w:rsidR="00C02039">
        <w:rPr>
          <w:rFonts w:ascii="Times New Roman" w:hAnsi="Times New Roman"/>
          <w:sz w:val="24"/>
        </w:rPr>
        <w:t xml:space="preserve"> The admin assigns course to the teachers by following the use-case shown in Table 20.</w:t>
      </w:r>
    </w:p>
    <w:p w14:paraId="1EABC850" w14:textId="77777777" w:rsidR="009220BD" w:rsidRDefault="009220BD" w:rsidP="009220BD">
      <w:pPr>
        <w:spacing w:after="0" w:line="480" w:lineRule="auto"/>
        <w:jc w:val="center"/>
        <w:rPr>
          <w:b/>
          <w:sz w:val="24"/>
        </w:rPr>
      </w:pPr>
      <w:r>
        <w:rPr>
          <w:b/>
          <w:sz w:val="24"/>
        </w:rPr>
        <w:lastRenderedPageBreak/>
        <w:t>4.2 Class Diagram</w:t>
      </w:r>
    </w:p>
    <w:p w14:paraId="3F306FD7" w14:textId="3BA1B9A7" w:rsidR="009220BD" w:rsidRDefault="009220BD" w:rsidP="009220BD">
      <w:pPr>
        <w:spacing w:after="0" w:line="480" w:lineRule="auto"/>
        <w:rPr>
          <w:sz w:val="24"/>
        </w:rPr>
      </w:pPr>
      <w:r>
        <w:rPr>
          <w:b/>
          <w:sz w:val="24"/>
        </w:rPr>
        <w:tab/>
      </w:r>
      <w:r>
        <w:rPr>
          <w:sz w:val="24"/>
        </w:rPr>
        <w:t>Objects in software system have similar characteristics like real-world objects, they also have their own state and behavior. In</w:t>
      </w:r>
      <w:r w:rsidR="0024536C">
        <w:rPr>
          <w:sz w:val="24"/>
        </w:rPr>
        <w:t xml:space="preserve"> object-oriented programming [15</w:t>
      </w:r>
      <w:r>
        <w:rPr>
          <w:sz w:val="24"/>
        </w:rPr>
        <w:t>] state refers to variable and behavior refers to method. Class is a blueprint from where object is created.</w:t>
      </w:r>
    </w:p>
    <w:p w14:paraId="403F6F96" w14:textId="23475F3C" w:rsidR="009220BD" w:rsidRDefault="009220BD" w:rsidP="009220BD">
      <w:pPr>
        <w:spacing w:after="0" w:line="480" w:lineRule="auto"/>
        <w:rPr>
          <w:sz w:val="24"/>
        </w:rPr>
      </w:pPr>
      <w:r>
        <w:rPr>
          <w:sz w:val="24"/>
        </w:rPr>
        <w:tab/>
        <w:t>Class diagram shows relationships between classes, it also rep</w:t>
      </w:r>
      <w:r w:rsidR="00941CCF">
        <w:rPr>
          <w:sz w:val="24"/>
        </w:rPr>
        <w:t>resents the static view of the Web-A</w:t>
      </w:r>
      <w:r>
        <w:rPr>
          <w:sz w:val="24"/>
        </w:rPr>
        <w:t>pplication that is fruitful to develop and structure the code</w:t>
      </w:r>
      <w:r w:rsidR="00DA0E5F">
        <w:rPr>
          <w:sz w:val="24"/>
        </w:rPr>
        <w:t xml:space="preserve"> [16]</w:t>
      </w:r>
      <w:r>
        <w:rPr>
          <w:sz w:val="24"/>
        </w:rPr>
        <w:t>. A class diagram can consist of different kind of relationships which are explained below:</w:t>
      </w:r>
    </w:p>
    <w:p w14:paraId="5CA89738" w14:textId="198A46D3" w:rsidR="009220BD" w:rsidRPr="007F69BD" w:rsidRDefault="009220BD" w:rsidP="00C24625">
      <w:pPr>
        <w:pStyle w:val="ListParagraph"/>
        <w:numPr>
          <w:ilvl w:val="0"/>
          <w:numId w:val="36"/>
        </w:numPr>
        <w:spacing w:after="0" w:line="480" w:lineRule="auto"/>
        <w:ind w:left="720"/>
        <w:rPr>
          <w:rFonts w:ascii="Times New Roman" w:hAnsi="Times New Roman"/>
          <w:sz w:val="24"/>
        </w:rPr>
      </w:pPr>
      <w:r w:rsidRPr="007F69BD">
        <w:rPr>
          <w:rFonts w:ascii="Times New Roman" w:hAnsi="Times New Roman"/>
          <w:sz w:val="24"/>
        </w:rPr>
        <w:t>Association: It is the most general form of a relation that specifies any kind of logical connection between classes</w:t>
      </w:r>
      <w:r w:rsidR="00DA0E5F">
        <w:rPr>
          <w:rFonts w:ascii="Times New Roman" w:hAnsi="Times New Roman"/>
          <w:sz w:val="24"/>
        </w:rPr>
        <w:t xml:space="preserve"> [16]</w:t>
      </w:r>
      <w:r w:rsidRPr="007F69BD">
        <w:rPr>
          <w:rFonts w:ascii="Times New Roman" w:hAnsi="Times New Roman"/>
          <w:sz w:val="24"/>
        </w:rPr>
        <w:t>.</w:t>
      </w:r>
    </w:p>
    <w:p w14:paraId="4ABE355B" w14:textId="3DD656E5" w:rsidR="009220BD" w:rsidRPr="007F69BD" w:rsidRDefault="009220BD" w:rsidP="00C24625">
      <w:pPr>
        <w:pStyle w:val="ListParagraph"/>
        <w:numPr>
          <w:ilvl w:val="0"/>
          <w:numId w:val="36"/>
        </w:numPr>
        <w:spacing w:after="0" w:line="480" w:lineRule="auto"/>
        <w:ind w:left="720"/>
        <w:rPr>
          <w:sz w:val="24"/>
        </w:rPr>
      </w:pPr>
      <w:r>
        <w:rPr>
          <w:rFonts w:ascii="Times New Roman" w:hAnsi="Times New Roman"/>
          <w:sz w:val="24"/>
        </w:rPr>
        <w:t>Aggregation: This kind of relationship is established when a class becomes a result of the collection of another class. These classes are loosely coupled, therefore if one class dis</w:t>
      </w:r>
      <w:r w:rsidR="001F6F9D">
        <w:rPr>
          <w:rFonts w:ascii="Times New Roman" w:hAnsi="Times New Roman"/>
          <w:sz w:val="24"/>
        </w:rPr>
        <w:t>solved, other class will not get</w:t>
      </w:r>
      <w:r>
        <w:rPr>
          <w:rFonts w:ascii="Times New Roman" w:hAnsi="Times New Roman"/>
          <w:sz w:val="24"/>
        </w:rPr>
        <w:t xml:space="preserve"> affected</w:t>
      </w:r>
      <w:r w:rsidR="00DA0E5F">
        <w:rPr>
          <w:rFonts w:ascii="Times New Roman" w:hAnsi="Times New Roman"/>
          <w:sz w:val="24"/>
        </w:rPr>
        <w:t xml:space="preserve"> </w:t>
      </w:r>
      <w:r w:rsidR="00DA0E5F" w:rsidRPr="00DA0E5F">
        <w:rPr>
          <w:rFonts w:ascii="Times New Roman" w:hAnsi="Times New Roman"/>
          <w:sz w:val="24"/>
        </w:rPr>
        <w:t>[16]</w:t>
      </w:r>
      <w:r>
        <w:rPr>
          <w:rFonts w:ascii="Times New Roman" w:hAnsi="Times New Roman"/>
          <w:sz w:val="24"/>
        </w:rPr>
        <w:t>.</w:t>
      </w:r>
    </w:p>
    <w:p w14:paraId="7E11C11E" w14:textId="549C465D" w:rsidR="009220BD" w:rsidRPr="007F69BD" w:rsidRDefault="009220BD" w:rsidP="00C24625">
      <w:pPr>
        <w:pStyle w:val="ListParagraph"/>
        <w:numPr>
          <w:ilvl w:val="0"/>
          <w:numId w:val="36"/>
        </w:numPr>
        <w:spacing w:after="0" w:line="480" w:lineRule="auto"/>
        <w:ind w:left="720"/>
        <w:rPr>
          <w:sz w:val="24"/>
        </w:rPr>
      </w:pPr>
      <w:r>
        <w:rPr>
          <w:rFonts w:ascii="Times New Roman" w:hAnsi="Times New Roman"/>
          <w:sz w:val="24"/>
        </w:rPr>
        <w:t>Composition: It is same as aggregation but here classes are tightly coupl</w:t>
      </w:r>
      <w:r w:rsidR="00D4102D">
        <w:rPr>
          <w:rFonts w:ascii="Times New Roman" w:hAnsi="Times New Roman"/>
          <w:sz w:val="24"/>
        </w:rPr>
        <w:t>ed so existence is dependent on</w:t>
      </w:r>
      <w:r w:rsidRPr="008331A3">
        <w:rPr>
          <w:rFonts w:ascii="Times New Roman" w:hAnsi="Times New Roman"/>
          <w:sz w:val="24"/>
        </w:rPr>
        <w:t xml:space="preserve"> both classes</w:t>
      </w:r>
      <w:r w:rsidR="00DA0E5F">
        <w:rPr>
          <w:rFonts w:ascii="Times New Roman" w:hAnsi="Times New Roman"/>
          <w:sz w:val="24"/>
        </w:rPr>
        <w:t xml:space="preserve"> </w:t>
      </w:r>
      <w:r w:rsidR="00DA0E5F" w:rsidRPr="00DA0E5F">
        <w:rPr>
          <w:rFonts w:ascii="Times New Roman" w:hAnsi="Times New Roman"/>
          <w:sz w:val="24"/>
        </w:rPr>
        <w:t>[16]</w:t>
      </w:r>
      <w:r>
        <w:rPr>
          <w:rFonts w:ascii="Times New Roman" w:hAnsi="Times New Roman"/>
          <w:sz w:val="24"/>
        </w:rPr>
        <w:t>.</w:t>
      </w:r>
    </w:p>
    <w:p w14:paraId="577DB940" w14:textId="55D2E9EC" w:rsidR="00F8602B" w:rsidRPr="005C7502" w:rsidRDefault="009220BD" w:rsidP="00C24625">
      <w:pPr>
        <w:pStyle w:val="ListParagraph"/>
        <w:numPr>
          <w:ilvl w:val="0"/>
          <w:numId w:val="36"/>
        </w:numPr>
        <w:spacing w:after="0" w:line="480" w:lineRule="auto"/>
        <w:ind w:left="720"/>
        <w:rPr>
          <w:sz w:val="24"/>
        </w:rPr>
      </w:pPr>
      <w:r>
        <w:rPr>
          <w:rFonts w:ascii="Times New Roman" w:hAnsi="Times New Roman"/>
          <w:sz w:val="24"/>
        </w:rPr>
        <w:t>Inheritance:</w:t>
      </w:r>
      <w:r w:rsidRPr="007F69BD">
        <w:rPr>
          <w:sz w:val="24"/>
        </w:rPr>
        <w:t xml:space="preserve"> </w:t>
      </w:r>
      <w:r>
        <w:rPr>
          <w:rFonts w:ascii="Times New Roman" w:hAnsi="Times New Roman"/>
          <w:sz w:val="24"/>
        </w:rPr>
        <w:t>If there is a parent-child (Super-Sub Class) relationship between classes then it is known as inheritance</w:t>
      </w:r>
      <w:r w:rsidR="00DA0E5F">
        <w:rPr>
          <w:rFonts w:ascii="Times New Roman" w:hAnsi="Times New Roman"/>
          <w:sz w:val="24"/>
        </w:rPr>
        <w:t xml:space="preserve"> </w:t>
      </w:r>
      <w:r w:rsidR="00DA0E5F" w:rsidRPr="00DA0E5F">
        <w:rPr>
          <w:rFonts w:ascii="Times New Roman" w:hAnsi="Times New Roman"/>
          <w:sz w:val="24"/>
        </w:rPr>
        <w:t>[16]</w:t>
      </w:r>
      <w:r>
        <w:rPr>
          <w:rFonts w:ascii="Times New Roman" w:hAnsi="Times New Roman"/>
          <w:sz w:val="24"/>
        </w:rPr>
        <w:t>.</w:t>
      </w:r>
    </w:p>
    <w:p w14:paraId="5202B9E6" w14:textId="30820765" w:rsidR="002C28A7" w:rsidRDefault="007E37B2" w:rsidP="002C28A7">
      <w:pPr>
        <w:spacing w:after="0" w:line="480" w:lineRule="auto"/>
        <w:ind w:left="720"/>
        <w:rPr>
          <w:sz w:val="24"/>
        </w:rPr>
      </w:pPr>
      <w:r>
        <w:rPr>
          <w:sz w:val="24"/>
        </w:rPr>
        <w:t>In Figure 2,</w:t>
      </w:r>
      <w:r w:rsidR="005C7502" w:rsidRPr="005C7502">
        <w:rPr>
          <w:sz w:val="24"/>
        </w:rPr>
        <w:t xml:space="preserve"> a class dia</w:t>
      </w:r>
      <w:r w:rsidR="005674BE">
        <w:rPr>
          <w:sz w:val="24"/>
        </w:rPr>
        <w:t>gram is shown for the proposed Student Registration S</w:t>
      </w:r>
      <w:r w:rsidR="005C7502" w:rsidRPr="005C7502">
        <w:rPr>
          <w:sz w:val="24"/>
        </w:rPr>
        <w:t>ystem.</w:t>
      </w:r>
    </w:p>
    <w:p w14:paraId="092ADA26" w14:textId="54EBBC93" w:rsidR="005C7502" w:rsidRPr="005C7502" w:rsidRDefault="005C7502" w:rsidP="005C7502">
      <w:pPr>
        <w:spacing w:after="0" w:line="480" w:lineRule="auto"/>
        <w:rPr>
          <w:sz w:val="24"/>
        </w:rPr>
      </w:pPr>
      <w:r>
        <w:rPr>
          <w:sz w:val="24"/>
        </w:rPr>
        <w:t xml:space="preserve"> </w:t>
      </w:r>
      <w:r w:rsidR="002C28A7">
        <w:rPr>
          <w:sz w:val="24"/>
        </w:rPr>
        <w:t>A</w:t>
      </w:r>
      <w:r>
        <w:rPr>
          <w:sz w:val="24"/>
        </w:rPr>
        <w:t xml:space="preserve">ll </w:t>
      </w:r>
      <w:r w:rsidR="002C28A7">
        <w:rPr>
          <w:sz w:val="24"/>
        </w:rPr>
        <w:t>the classes</w:t>
      </w:r>
      <w:r>
        <w:rPr>
          <w:sz w:val="24"/>
        </w:rPr>
        <w:t xml:space="preserve"> that have been created</w:t>
      </w:r>
      <w:r w:rsidR="002C28A7">
        <w:rPr>
          <w:sz w:val="24"/>
        </w:rPr>
        <w:t xml:space="preserve"> for the Web-Application are shown in the figure. These classes are related with each other </w:t>
      </w:r>
      <w:r w:rsidR="00BA502E">
        <w:rPr>
          <w:sz w:val="24"/>
        </w:rPr>
        <w:t xml:space="preserve">through a relationship of aggregation and inheritance. The aggregation is denoted by a line with a hollow diamond at the end of parent class. The inheritance in denoted by a line with hollow triangle towards the parent class. </w:t>
      </w:r>
      <w:r w:rsidR="002C28A7">
        <w:rPr>
          <w:sz w:val="24"/>
        </w:rPr>
        <w:t xml:space="preserve">  </w:t>
      </w:r>
      <w:r>
        <w:rPr>
          <w:sz w:val="24"/>
        </w:rPr>
        <w:t xml:space="preserve"> </w:t>
      </w:r>
    </w:p>
    <w:p w14:paraId="457E8009" w14:textId="6C5EBF28" w:rsidR="005C7502" w:rsidRPr="005C7502" w:rsidRDefault="005C7502" w:rsidP="005C7502">
      <w:pPr>
        <w:spacing w:after="0" w:line="480" w:lineRule="auto"/>
        <w:ind w:left="720"/>
        <w:rPr>
          <w:sz w:val="24"/>
        </w:rPr>
      </w:pPr>
    </w:p>
    <w:p w14:paraId="61712C80" w14:textId="0AE55767" w:rsidR="00F8602B" w:rsidRPr="00F8602B" w:rsidRDefault="00F8602B" w:rsidP="00F8602B">
      <w:pPr>
        <w:spacing w:after="0" w:line="480" w:lineRule="auto"/>
        <w:rPr>
          <w:sz w:val="24"/>
        </w:rPr>
      </w:pPr>
    </w:p>
    <w:p w14:paraId="0347F9B0" w14:textId="59AC90D1" w:rsidR="009220BD" w:rsidRDefault="009220BD" w:rsidP="009220BD">
      <w:pPr>
        <w:spacing w:after="0" w:line="480" w:lineRule="auto"/>
        <w:rPr>
          <w:sz w:val="24"/>
        </w:rPr>
      </w:pPr>
      <w:r>
        <w:rPr>
          <w:noProof/>
          <w:sz w:val="24"/>
        </w:rPr>
        <w:lastRenderedPageBreak/>
        <w:softHyphen/>
      </w:r>
      <w:r w:rsidR="00C1232E" w:rsidRPr="00C1232E">
        <w:rPr>
          <w:noProof/>
          <w:sz w:val="24"/>
        </w:rPr>
        <w:drawing>
          <wp:inline distT="0" distB="0" distL="0" distR="0" wp14:anchorId="05BB19AF" wp14:editId="1454A2D2">
            <wp:extent cx="5943600" cy="3233490"/>
            <wp:effectExtent l="0" t="0" r="0" b="5080"/>
            <wp:docPr id="31" name="Picture 31" descr="E:\MS_Project\UML\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S_Project\UML\Clas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33490"/>
                    </a:xfrm>
                    <a:prstGeom prst="rect">
                      <a:avLst/>
                    </a:prstGeom>
                    <a:noFill/>
                    <a:ln>
                      <a:noFill/>
                    </a:ln>
                  </pic:spPr>
                </pic:pic>
              </a:graphicData>
            </a:graphic>
          </wp:inline>
        </w:drawing>
      </w:r>
      <w:r w:rsidRPr="001A27E3">
        <w:rPr>
          <w:sz w:val="24"/>
        </w:rPr>
        <w:t xml:space="preserve">   </w:t>
      </w:r>
    </w:p>
    <w:p w14:paraId="7B42783A" w14:textId="544CFD2E" w:rsidR="009220BD" w:rsidRPr="002E74AE" w:rsidRDefault="005C6924" w:rsidP="009220BD">
      <w:pPr>
        <w:spacing w:after="0" w:line="480" w:lineRule="auto"/>
        <w:rPr>
          <w:b/>
          <w:sz w:val="24"/>
        </w:rPr>
      </w:pPr>
      <w:r>
        <w:rPr>
          <w:b/>
          <w:sz w:val="24"/>
        </w:rPr>
        <w:t>F</w:t>
      </w:r>
      <w:r w:rsidR="005674BE">
        <w:rPr>
          <w:b/>
          <w:sz w:val="24"/>
        </w:rPr>
        <w:t>IGURE</w:t>
      </w:r>
      <w:r>
        <w:rPr>
          <w:b/>
          <w:sz w:val="24"/>
        </w:rPr>
        <w:t xml:space="preserve"> 2. Class diagram</w:t>
      </w:r>
      <w:r w:rsidR="005674BE">
        <w:rPr>
          <w:b/>
          <w:sz w:val="24"/>
        </w:rPr>
        <w:t>.</w:t>
      </w:r>
    </w:p>
    <w:p w14:paraId="400B381E" w14:textId="77777777" w:rsidR="009220BD" w:rsidRDefault="009220BD" w:rsidP="009220BD">
      <w:pPr>
        <w:spacing w:after="0" w:line="480" w:lineRule="auto"/>
        <w:jc w:val="center"/>
        <w:rPr>
          <w:b/>
          <w:sz w:val="24"/>
        </w:rPr>
      </w:pPr>
      <w:r>
        <w:rPr>
          <w:b/>
          <w:sz w:val="24"/>
        </w:rPr>
        <w:t>4.3 Sequence Diagram</w:t>
      </w:r>
    </w:p>
    <w:p w14:paraId="0974A8CC" w14:textId="61C16425" w:rsidR="009220BD" w:rsidRDefault="009220BD" w:rsidP="009220BD">
      <w:pPr>
        <w:spacing w:after="0" w:line="480" w:lineRule="auto"/>
        <w:ind w:firstLine="720"/>
        <w:rPr>
          <w:sz w:val="24"/>
        </w:rPr>
      </w:pPr>
      <w:r w:rsidRPr="0031492A">
        <w:rPr>
          <w:sz w:val="24"/>
        </w:rPr>
        <w:t>Sequence diagram shows the interaction</w:t>
      </w:r>
      <w:r>
        <w:rPr>
          <w:sz w:val="24"/>
        </w:rPr>
        <w:t xml:space="preserve"> between objects [</w:t>
      </w:r>
      <w:r w:rsidR="000B44F5">
        <w:rPr>
          <w:sz w:val="24"/>
        </w:rPr>
        <w:t>17</w:t>
      </w:r>
      <w:r>
        <w:rPr>
          <w:sz w:val="24"/>
        </w:rPr>
        <w:t xml:space="preserve">] and in what order they communicate with each other. These objects are of three types:  </w:t>
      </w:r>
    </w:p>
    <w:p w14:paraId="5B7C620A" w14:textId="61823A43" w:rsidR="009220BD" w:rsidRPr="0031492A" w:rsidRDefault="009220BD" w:rsidP="00255328">
      <w:pPr>
        <w:pStyle w:val="ListParagraph"/>
        <w:numPr>
          <w:ilvl w:val="0"/>
          <w:numId w:val="36"/>
        </w:numPr>
        <w:spacing w:after="0" w:line="480" w:lineRule="auto"/>
        <w:ind w:left="720"/>
        <w:rPr>
          <w:rFonts w:ascii="Times New Roman" w:hAnsi="Times New Roman"/>
          <w:b/>
          <w:sz w:val="24"/>
          <w:szCs w:val="24"/>
        </w:rPr>
      </w:pPr>
      <w:r w:rsidRPr="0031492A">
        <w:rPr>
          <w:rFonts w:ascii="Times New Roman" w:hAnsi="Times New Roman"/>
          <w:sz w:val="24"/>
        </w:rPr>
        <w:t>Entity Object:</w:t>
      </w:r>
      <w:r w:rsidR="004A5586">
        <w:rPr>
          <w:rFonts w:ascii="Times New Roman" w:hAnsi="Times New Roman"/>
          <w:sz w:val="24"/>
        </w:rPr>
        <w:t xml:space="preserve"> These objects represent real world entity such as a thing or person</w:t>
      </w:r>
      <w:r w:rsidR="000B44F5">
        <w:rPr>
          <w:rFonts w:ascii="Times New Roman" w:hAnsi="Times New Roman"/>
          <w:sz w:val="24"/>
        </w:rPr>
        <w:t xml:space="preserve"> [18]</w:t>
      </w:r>
      <w:r w:rsidR="004A5586">
        <w:rPr>
          <w:rFonts w:ascii="Times New Roman" w:hAnsi="Times New Roman"/>
          <w:sz w:val="24"/>
        </w:rPr>
        <w:t>.</w:t>
      </w:r>
      <w:r w:rsidRPr="0031492A">
        <w:rPr>
          <w:rFonts w:ascii="Times New Roman" w:hAnsi="Times New Roman"/>
          <w:sz w:val="24"/>
        </w:rPr>
        <w:t xml:space="preserve"> </w:t>
      </w:r>
    </w:p>
    <w:p w14:paraId="4DCA01DC" w14:textId="593010B2" w:rsidR="009220BD" w:rsidRPr="0031492A" w:rsidRDefault="009220BD" w:rsidP="00255328">
      <w:pPr>
        <w:pStyle w:val="ListParagraph"/>
        <w:numPr>
          <w:ilvl w:val="0"/>
          <w:numId w:val="36"/>
        </w:numPr>
        <w:spacing w:after="0" w:line="480" w:lineRule="auto"/>
        <w:ind w:left="720"/>
        <w:rPr>
          <w:rFonts w:ascii="Times New Roman" w:hAnsi="Times New Roman"/>
          <w:b/>
          <w:sz w:val="24"/>
          <w:szCs w:val="24"/>
        </w:rPr>
      </w:pPr>
      <w:r w:rsidRPr="0031492A">
        <w:rPr>
          <w:rFonts w:ascii="Times New Roman" w:hAnsi="Times New Roman"/>
          <w:sz w:val="24"/>
        </w:rPr>
        <w:t>Control Object: These kind of objects manage the fl</w:t>
      </w:r>
      <w:r w:rsidR="001B3DAE">
        <w:rPr>
          <w:rFonts w:ascii="Times New Roman" w:hAnsi="Times New Roman"/>
          <w:sz w:val="24"/>
        </w:rPr>
        <w:t>ow of interaction;</w:t>
      </w:r>
      <w:r w:rsidRPr="0031492A">
        <w:rPr>
          <w:rFonts w:ascii="Times New Roman" w:hAnsi="Times New Roman"/>
          <w:sz w:val="24"/>
        </w:rPr>
        <w:t xml:space="preserve"> they process the inputs using functions that are implemented inside their scope and forward the output to the appropriate object</w:t>
      </w:r>
      <w:r w:rsidR="000B44F5">
        <w:rPr>
          <w:rFonts w:ascii="Times New Roman" w:hAnsi="Times New Roman"/>
          <w:sz w:val="24"/>
        </w:rPr>
        <w:t xml:space="preserve"> [18]</w:t>
      </w:r>
      <w:r w:rsidRPr="0031492A">
        <w:rPr>
          <w:rFonts w:ascii="Times New Roman" w:hAnsi="Times New Roman"/>
          <w:sz w:val="24"/>
        </w:rPr>
        <w:t xml:space="preserve">. </w:t>
      </w:r>
    </w:p>
    <w:p w14:paraId="59B621CC" w14:textId="1FE1220F" w:rsidR="009220BD" w:rsidRPr="00DD4CE8" w:rsidRDefault="009220BD" w:rsidP="00255328">
      <w:pPr>
        <w:pStyle w:val="ListParagraph"/>
        <w:numPr>
          <w:ilvl w:val="0"/>
          <w:numId w:val="36"/>
        </w:numPr>
        <w:spacing w:after="0" w:line="480" w:lineRule="auto"/>
        <w:ind w:left="720"/>
        <w:rPr>
          <w:rFonts w:ascii="Times New Roman" w:hAnsi="Times New Roman"/>
          <w:b/>
          <w:sz w:val="24"/>
          <w:szCs w:val="24"/>
        </w:rPr>
      </w:pPr>
      <w:r w:rsidRPr="0031492A">
        <w:rPr>
          <w:rFonts w:ascii="Times New Roman" w:hAnsi="Times New Roman"/>
          <w:sz w:val="24"/>
        </w:rPr>
        <w:t xml:space="preserve">Boundary Object: </w:t>
      </w:r>
      <w:r>
        <w:rPr>
          <w:rFonts w:ascii="Times New Roman" w:hAnsi="Times New Roman"/>
          <w:sz w:val="24"/>
        </w:rPr>
        <w:t>Thes</w:t>
      </w:r>
      <w:r w:rsidRPr="0031492A">
        <w:rPr>
          <w:rFonts w:ascii="Times New Roman" w:hAnsi="Times New Roman"/>
          <w:sz w:val="24"/>
        </w:rPr>
        <w:t>e objects li</w:t>
      </w:r>
      <w:r w:rsidR="001A3B48">
        <w:rPr>
          <w:rFonts w:ascii="Times New Roman" w:hAnsi="Times New Roman"/>
          <w:sz w:val="24"/>
        </w:rPr>
        <w:t>e on the boundary of the system;</w:t>
      </w:r>
      <w:r w:rsidRPr="0031492A">
        <w:rPr>
          <w:rFonts w:ascii="Times New Roman" w:hAnsi="Times New Roman"/>
          <w:sz w:val="24"/>
        </w:rPr>
        <w:t xml:space="preserve"> these are the front-end elements </w:t>
      </w:r>
      <w:r w:rsidR="00862BA5">
        <w:rPr>
          <w:rFonts w:ascii="Times New Roman" w:hAnsi="Times New Roman"/>
          <w:sz w:val="24"/>
        </w:rPr>
        <w:t>such as</w:t>
      </w:r>
      <w:r w:rsidRPr="0031492A">
        <w:rPr>
          <w:rFonts w:ascii="Times New Roman" w:hAnsi="Times New Roman"/>
          <w:sz w:val="24"/>
        </w:rPr>
        <w:t xml:space="preserve"> buttons, forms,</w:t>
      </w:r>
      <w:r w:rsidR="000B44F5">
        <w:rPr>
          <w:rFonts w:ascii="Times New Roman" w:hAnsi="Times New Roman"/>
          <w:sz w:val="24"/>
        </w:rPr>
        <w:t xml:space="preserve"> and</w:t>
      </w:r>
      <w:r w:rsidRPr="0031492A">
        <w:rPr>
          <w:rFonts w:ascii="Times New Roman" w:hAnsi="Times New Roman"/>
          <w:sz w:val="24"/>
        </w:rPr>
        <w:t xml:space="preserve"> external link</w:t>
      </w:r>
      <w:r w:rsidR="000B44F5">
        <w:rPr>
          <w:rFonts w:ascii="Times New Roman" w:hAnsi="Times New Roman"/>
          <w:sz w:val="24"/>
        </w:rPr>
        <w:t xml:space="preserve"> [18]</w:t>
      </w:r>
      <w:r w:rsidRPr="0031492A">
        <w:rPr>
          <w:rFonts w:ascii="Times New Roman" w:hAnsi="Times New Roman"/>
          <w:sz w:val="24"/>
        </w:rPr>
        <w:t xml:space="preserve">. </w:t>
      </w:r>
    </w:p>
    <w:p w14:paraId="3B3B76E3" w14:textId="77B4AB41" w:rsidR="009220BD" w:rsidRDefault="009220BD" w:rsidP="004A5586">
      <w:pPr>
        <w:spacing w:after="0" w:line="480" w:lineRule="auto"/>
        <w:ind w:firstLine="720"/>
        <w:rPr>
          <w:bCs/>
          <w:sz w:val="24"/>
        </w:rPr>
      </w:pPr>
      <w:r>
        <w:rPr>
          <w:bCs/>
          <w:sz w:val="24"/>
        </w:rPr>
        <w:t>Moreover, s</w:t>
      </w:r>
      <w:r w:rsidR="004A5586">
        <w:rPr>
          <w:bCs/>
          <w:sz w:val="24"/>
        </w:rPr>
        <w:t>equence diagram depicts lifetime</w:t>
      </w:r>
      <w:r>
        <w:rPr>
          <w:bCs/>
          <w:sz w:val="24"/>
        </w:rPr>
        <w:t xml:space="preserve"> of the object by a vertical bar connected to a rectangular box on top of it</w:t>
      </w:r>
      <w:r w:rsidR="00506453">
        <w:rPr>
          <w:bCs/>
          <w:sz w:val="24"/>
        </w:rPr>
        <w:t>,</w:t>
      </w:r>
      <w:r>
        <w:rPr>
          <w:bCs/>
          <w:sz w:val="24"/>
        </w:rPr>
        <w:t xml:space="preserve"> which represent</w:t>
      </w:r>
      <w:r w:rsidR="00E6589D">
        <w:rPr>
          <w:bCs/>
          <w:sz w:val="24"/>
        </w:rPr>
        <w:t>s</w:t>
      </w:r>
      <w:r>
        <w:rPr>
          <w:bCs/>
          <w:sz w:val="24"/>
        </w:rPr>
        <w:t xml:space="preserve"> the object itself.</w:t>
      </w:r>
      <w:r w:rsidR="00B32133">
        <w:rPr>
          <w:bCs/>
          <w:sz w:val="24"/>
        </w:rPr>
        <w:t xml:space="preserve"> The</w:t>
      </w:r>
      <w:r>
        <w:rPr>
          <w:bCs/>
          <w:sz w:val="24"/>
        </w:rPr>
        <w:t xml:space="preserve"> horizontal arrows show the messages exchanged between </w:t>
      </w:r>
      <w:r w:rsidR="00511B72">
        <w:rPr>
          <w:bCs/>
          <w:sz w:val="24"/>
        </w:rPr>
        <w:t xml:space="preserve">the </w:t>
      </w:r>
      <w:r>
        <w:rPr>
          <w:bCs/>
          <w:sz w:val="24"/>
        </w:rPr>
        <w:t>object</w:t>
      </w:r>
      <w:r w:rsidR="00511B72">
        <w:rPr>
          <w:bCs/>
          <w:sz w:val="24"/>
        </w:rPr>
        <w:t>s</w:t>
      </w:r>
      <w:r w:rsidR="00833347">
        <w:rPr>
          <w:bCs/>
          <w:sz w:val="24"/>
        </w:rPr>
        <w:t>. T</w:t>
      </w:r>
      <w:r>
        <w:rPr>
          <w:bCs/>
          <w:sz w:val="24"/>
        </w:rPr>
        <w:t>his diagram consist</w:t>
      </w:r>
      <w:r w:rsidR="00833347">
        <w:rPr>
          <w:bCs/>
          <w:sz w:val="24"/>
        </w:rPr>
        <w:t>s</w:t>
      </w:r>
      <w:r>
        <w:rPr>
          <w:bCs/>
          <w:sz w:val="24"/>
        </w:rPr>
        <w:t xml:space="preserve"> of an actor that invokes the function and triggers the execution of sequence diagram. In the following figures, few sequence </w:t>
      </w:r>
      <w:r>
        <w:rPr>
          <w:bCs/>
          <w:sz w:val="24"/>
        </w:rPr>
        <w:lastRenderedPageBreak/>
        <w:t>diagrams for the proposed system have been demonstrated</w:t>
      </w:r>
      <w:r w:rsidR="004A5586">
        <w:rPr>
          <w:bCs/>
          <w:sz w:val="24"/>
        </w:rPr>
        <w:t>,</w:t>
      </w:r>
      <w:r>
        <w:rPr>
          <w:bCs/>
          <w:sz w:val="24"/>
        </w:rPr>
        <w:t xml:space="preserve"> </w:t>
      </w:r>
      <w:r w:rsidRPr="004A5586">
        <w:rPr>
          <w:bCs/>
          <w:sz w:val="24"/>
        </w:rPr>
        <w:t xml:space="preserve">which </w:t>
      </w:r>
      <w:r w:rsidR="004A5586">
        <w:rPr>
          <w:bCs/>
          <w:sz w:val="24"/>
        </w:rPr>
        <w:t>provides</w:t>
      </w:r>
      <w:r w:rsidRPr="004A5586">
        <w:rPr>
          <w:bCs/>
          <w:sz w:val="24"/>
        </w:rPr>
        <w:t xml:space="preserve"> insight </w:t>
      </w:r>
      <w:r w:rsidR="004A5586">
        <w:rPr>
          <w:bCs/>
          <w:sz w:val="24"/>
        </w:rPr>
        <w:t>to</w:t>
      </w:r>
      <w:r w:rsidRPr="004A5586">
        <w:rPr>
          <w:bCs/>
          <w:sz w:val="24"/>
        </w:rPr>
        <w:t xml:space="preserve"> the orderly execution of various functions</w:t>
      </w:r>
      <w:r w:rsidR="00D56DB5">
        <w:rPr>
          <w:bCs/>
          <w:sz w:val="24"/>
        </w:rPr>
        <w:t xml:space="preserve"> [18]</w:t>
      </w:r>
      <w:r w:rsidRPr="004A5586">
        <w:rPr>
          <w:bCs/>
          <w:sz w:val="24"/>
        </w:rPr>
        <w:t>.</w:t>
      </w:r>
      <w:r>
        <w:rPr>
          <w:bCs/>
          <w:sz w:val="24"/>
        </w:rPr>
        <w:t xml:space="preserve"> </w:t>
      </w:r>
    </w:p>
    <w:p w14:paraId="734CABE4" w14:textId="77777777" w:rsidR="009220BD" w:rsidRPr="00DD4CE8" w:rsidRDefault="009220BD" w:rsidP="009220BD">
      <w:pPr>
        <w:spacing w:after="0" w:line="480" w:lineRule="auto"/>
        <w:rPr>
          <w:bCs/>
          <w:sz w:val="24"/>
        </w:rPr>
      </w:pPr>
      <w:r>
        <w:rPr>
          <w:noProof/>
        </w:rPr>
        <w:drawing>
          <wp:inline distT="0" distB="0" distL="0" distR="0" wp14:anchorId="1AAA40B5" wp14:editId="6F7EFB94">
            <wp:extent cx="5943600" cy="581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10250"/>
                    </a:xfrm>
                    <a:prstGeom prst="rect">
                      <a:avLst/>
                    </a:prstGeom>
                  </pic:spPr>
                </pic:pic>
              </a:graphicData>
            </a:graphic>
          </wp:inline>
        </w:drawing>
      </w:r>
    </w:p>
    <w:p w14:paraId="1D60E699" w14:textId="4899E78D" w:rsidR="00447AF0" w:rsidRDefault="009C3078" w:rsidP="002257D7">
      <w:pPr>
        <w:spacing w:after="0" w:line="480" w:lineRule="auto"/>
        <w:rPr>
          <w:b/>
          <w:bCs/>
          <w:sz w:val="24"/>
        </w:rPr>
      </w:pPr>
      <w:r>
        <w:rPr>
          <w:b/>
          <w:bCs/>
          <w:sz w:val="24"/>
        </w:rPr>
        <w:t>F</w:t>
      </w:r>
      <w:r w:rsidR="0073145B">
        <w:rPr>
          <w:b/>
          <w:bCs/>
          <w:sz w:val="24"/>
        </w:rPr>
        <w:t>IGURE</w:t>
      </w:r>
      <w:r>
        <w:rPr>
          <w:b/>
          <w:bCs/>
          <w:sz w:val="24"/>
        </w:rPr>
        <w:t xml:space="preserve"> 3. Sequence diagram: Add term</w:t>
      </w:r>
      <w:r w:rsidR="00D40A05">
        <w:rPr>
          <w:b/>
          <w:bCs/>
          <w:sz w:val="24"/>
        </w:rPr>
        <w:t>.</w:t>
      </w:r>
    </w:p>
    <w:p w14:paraId="320F6623" w14:textId="7C8C5514" w:rsidR="009220BD" w:rsidRPr="007552E7" w:rsidRDefault="009220BD" w:rsidP="009220BD">
      <w:pPr>
        <w:spacing w:after="0" w:line="480" w:lineRule="auto"/>
        <w:ind w:firstLine="720"/>
        <w:rPr>
          <w:sz w:val="24"/>
        </w:rPr>
      </w:pPr>
      <w:r>
        <w:rPr>
          <w:sz w:val="24"/>
        </w:rPr>
        <w:t xml:space="preserve">The sequence diagram shown in </w:t>
      </w:r>
      <w:r w:rsidR="00DE699A">
        <w:rPr>
          <w:sz w:val="24"/>
        </w:rPr>
        <w:t>Figure 3</w:t>
      </w:r>
      <w:r>
        <w:rPr>
          <w:sz w:val="24"/>
        </w:rPr>
        <w:t xml:space="preserve"> is demonstrating the sequence of execution whenever admin wants to add Term, Department, Course, Time-Slot and Location of the course. </w:t>
      </w:r>
    </w:p>
    <w:p w14:paraId="13CE1C97" w14:textId="77777777" w:rsidR="009220BD" w:rsidRPr="002E74AE" w:rsidRDefault="009220BD" w:rsidP="009220BD">
      <w:pPr>
        <w:rPr>
          <w:sz w:val="36"/>
          <w:szCs w:val="36"/>
        </w:rPr>
      </w:pPr>
      <w:r>
        <w:rPr>
          <w:noProof/>
        </w:rPr>
        <w:lastRenderedPageBreak/>
        <w:drawing>
          <wp:inline distT="0" distB="0" distL="0" distR="0" wp14:anchorId="42E28F12" wp14:editId="61777BB4">
            <wp:extent cx="5943094" cy="67246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3371" cy="6736279"/>
                    </a:xfrm>
                    <a:prstGeom prst="rect">
                      <a:avLst/>
                    </a:prstGeom>
                  </pic:spPr>
                </pic:pic>
              </a:graphicData>
            </a:graphic>
          </wp:inline>
        </w:drawing>
      </w:r>
    </w:p>
    <w:p w14:paraId="652B9875" w14:textId="3B70906A" w:rsidR="009220BD" w:rsidRPr="007552E7" w:rsidRDefault="009C3078" w:rsidP="009220BD">
      <w:pPr>
        <w:spacing w:after="0" w:line="480" w:lineRule="auto"/>
        <w:rPr>
          <w:b/>
          <w:bCs/>
          <w:sz w:val="24"/>
        </w:rPr>
      </w:pPr>
      <w:r>
        <w:rPr>
          <w:b/>
          <w:bCs/>
          <w:sz w:val="24"/>
        </w:rPr>
        <w:t>F</w:t>
      </w:r>
      <w:r w:rsidR="001D365A">
        <w:rPr>
          <w:b/>
          <w:bCs/>
          <w:sz w:val="24"/>
        </w:rPr>
        <w:t>IGURE</w:t>
      </w:r>
      <w:r>
        <w:rPr>
          <w:b/>
          <w:bCs/>
          <w:sz w:val="24"/>
        </w:rPr>
        <w:t xml:space="preserve"> 4. Sequence diagram: Course allocation</w:t>
      </w:r>
      <w:r w:rsidR="001D365A">
        <w:rPr>
          <w:b/>
          <w:bCs/>
          <w:sz w:val="24"/>
        </w:rPr>
        <w:t>.</w:t>
      </w:r>
    </w:p>
    <w:p w14:paraId="5484A4E8" w14:textId="7F1B2C16" w:rsidR="009220BD" w:rsidRPr="007552E7" w:rsidRDefault="009220BD" w:rsidP="009220BD">
      <w:pPr>
        <w:spacing w:after="0" w:line="480" w:lineRule="auto"/>
        <w:rPr>
          <w:sz w:val="24"/>
        </w:rPr>
      </w:pPr>
      <w:r w:rsidRPr="007552E7">
        <w:rPr>
          <w:sz w:val="24"/>
        </w:rPr>
        <w:tab/>
      </w:r>
      <w:r>
        <w:rPr>
          <w:sz w:val="24"/>
        </w:rPr>
        <w:t>The seq</w:t>
      </w:r>
      <w:r w:rsidR="001D365A">
        <w:rPr>
          <w:sz w:val="24"/>
        </w:rPr>
        <w:t xml:space="preserve">uence diagram shown in Figure 4 </w:t>
      </w:r>
      <w:r>
        <w:rPr>
          <w:sz w:val="24"/>
        </w:rPr>
        <w:t>is demonstrating the sequence of execution when admin assigns one or more courses to teacher.</w:t>
      </w:r>
    </w:p>
    <w:p w14:paraId="3455068D" w14:textId="5930EC95" w:rsidR="009220BD" w:rsidRDefault="009220BD" w:rsidP="009220BD">
      <w:pPr>
        <w:rPr>
          <w:sz w:val="36"/>
          <w:szCs w:val="36"/>
        </w:rPr>
      </w:pPr>
    </w:p>
    <w:p w14:paraId="3CE92C0F" w14:textId="77777777" w:rsidR="009220BD" w:rsidRPr="002E74AE" w:rsidRDefault="009220BD" w:rsidP="009220BD">
      <w:pPr>
        <w:rPr>
          <w:sz w:val="36"/>
          <w:szCs w:val="36"/>
        </w:rPr>
      </w:pPr>
      <w:r>
        <w:rPr>
          <w:noProof/>
        </w:rPr>
        <w:lastRenderedPageBreak/>
        <w:drawing>
          <wp:inline distT="0" distB="0" distL="0" distR="0" wp14:anchorId="37BC3560" wp14:editId="109558D8">
            <wp:extent cx="5943600" cy="6296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296025"/>
                    </a:xfrm>
                    <a:prstGeom prst="rect">
                      <a:avLst/>
                    </a:prstGeom>
                  </pic:spPr>
                </pic:pic>
              </a:graphicData>
            </a:graphic>
          </wp:inline>
        </w:drawing>
      </w:r>
    </w:p>
    <w:p w14:paraId="584C174F" w14:textId="2FB0807C" w:rsidR="009220BD" w:rsidRDefault="009C3078" w:rsidP="009220BD">
      <w:pPr>
        <w:spacing w:after="0" w:line="480" w:lineRule="auto"/>
        <w:rPr>
          <w:b/>
          <w:bCs/>
          <w:sz w:val="24"/>
        </w:rPr>
      </w:pPr>
      <w:r>
        <w:rPr>
          <w:b/>
          <w:bCs/>
          <w:sz w:val="24"/>
        </w:rPr>
        <w:t>F</w:t>
      </w:r>
      <w:r w:rsidR="00160DBC">
        <w:rPr>
          <w:b/>
          <w:bCs/>
          <w:sz w:val="24"/>
        </w:rPr>
        <w:t>IGURE</w:t>
      </w:r>
      <w:r>
        <w:rPr>
          <w:b/>
          <w:bCs/>
          <w:sz w:val="24"/>
        </w:rPr>
        <w:t xml:space="preserve"> 5. Sequence diagram: Registration</w:t>
      </w:r>
      <w:r w:rsidR="00160DBC">
        <w:rPr>
          <w:b/>
          <w:bCs/>
          <w:sz w:val="24"/>
        </w:rPr>
        <w:t>.</w:t>
      </w:r>
    </w:p>
    <w:p w14:paraId="7A27260F" w14:textId="5C346148" w:rsidR="009220BD" w:rsidRDefault="009220BD" w:rsidP="009220BD">
      <w:pPr>
        <w:spacing w:after="0" w:line="480" w:lineRule="auto"/>
        <w:rPr>
          <w:b/>
          <w:bCs/>
          <w:sz w:val="24"/>
        </w:rPr>
      </w:pPr>
      <w:r>
        <w:rPr>
          <w:b/>
          <w:bCs/>
          <w:sz w:val="24"/>
        </w:rPr>
        <w:tab/>
      </w:r>
      <w:r>
        <w:rPr>
          <w:sz w:val="24"/>
        </w:rPr>
        <w:t xml:space="preserve">The sequence diagram shown in </w:t>
      </w:r>
      <w:r w:rsidR="009C3078">
        <w:rPr>
          <w:sz w:val="24"/>
        </w:rPr>
        <w:t xml:space="preserve">Figure </w:t>
      </w:r>
      <w:r w:rsidR="00160DBC">
        <w:rPr>
          <w:sz w:val="24"/>
        </w:rPr>
        <w:t>5</w:t>
      </w:r>
      <w:r>
        <w:rPr>
          <w:sz w:val="24"/>
        </w:rPr>
        <w:t xml:space="preserve"> is demonstrating the execution sequence of student or teacher registering to the system.</w:t>
      </w:r>
      <w:r>
        <w:rPr>
          <w:b/>
          <w:bCs/>
          <w:sz w:val="24"/>
        </w:rPr>
        <w:tab/>
      </w:r>
    </w:p>
    <w:p w14:paraId="5D55EB85" w14:textId="358B19F1" w:rsidR="009220BD" w:rsidRDefault="009220BD" w:rsidP="009220BD">
      <w:pPr>
        <w:spacing w:line="480" w:lineRule="auto"/>
        <w:rPr>
          <w:b/>
          <w:bCs/>
          <w:sz w:val="24"/>
        </w:rPr>
      </w:pPr>
    </w:p>
    <w:p w14:paraId="1F2F80A5" w14:textId="45CA0EB6" w:rsidR="009220BD" w:rsidRPr="002C179D" w:rsidRDefault="002C179D" w:rsidP="009220BD">
      <w:pPr>
        <w:spacing w:line="480" w:lineRule="auto"/>
        <w:rPr>
          <w:b/>
          <w:bCs/>
          <w:sz w:val="24"/>
        </w:rPr>
      </w:pPr>
      <w:r>
        <w:rPr>
          <w:noProof/>
        </w:rPr>
        <w:lastRenderedPageBreak/>
        <w:drawing>
          <wp:inline distT="0" distB="0" distL="0" distR="0" wp14:anchorId="5CDB1273" wp14:editId="3C30A7BC">
            <wp:extent cx="5943600" cy="434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43400"/>
                    </a:xfrm>
                    <a:prstGeom prst="rect">
                      <a:avLst/>
                    </a:prstGeom>
                  </pic:spPr>
                </pic:pic>
              </a:graphicData>
            </a:graphic>
          </wp:inline>
        </w:drawing>
      </w:r>
    </w:p>
    <w:p w14:paraId="7C66FF66" w14:textId="1396AFCD" w:rsidR="009220BD" w:rsidRDefault="009C3078" w:rsidP="009220BD">
      <w:pPr>
        <w:spacing w:after="0" w:line="480" w:lineRule="auto"/>
        <w:rPr>
          <w:b/>
          <w:bCs/>
          <w:sz w:val="24"/>
        </w:rPr>
      </w:pPr>
      <w:r>
        <w:rPr>
          <w:b/>
          <w:bCs/>
          <w:sz w:val="24"/>
        </w:rPr>
        <w:t>F</w:t>
      </w:r>
      <w:r w:rsidR="00617738">
        <w:rPr>
          <w:b/>
          <w:bCs/>
          <w:sz w:val="24"/>
        </w:rPr>
        <w:t>IGURE</w:t>
      </w:r>
      <w:r>
        <w:rPr>
          <w:b/>
          <w:bCs/>
          <w:sz w:val="24"/>
        </w:rPr>
        <w:t xml:space="preserve"> 6. Sequence diagram: </w:t>
      </w:r>
      <w:r w:rsidR="003162FF">
        <w:rPr>
          <w:b/>
          <w:bCs/>
          <w:sz w:val="24"/>
        </w:rPr>
        <w:t>Course enrollment</w:t>
      </w:r>
      <w:r>
        <w:rPr>
          <w:b/>
          <w:bCs/>
          <w:sz w:val="24"/>
        </w:rPr>
        <w:t xml:space="preserve">. </w:t>
      </w:r>
    </w:p>
    <w:p w14:paraId="1660D482" w14:textId="576FA5DA" w:rsidR="009220BD" w:rsidRDefault="009220BD" w:rsidP="009220BD">
      <w:pPr>
        <w:spacing w:after="0" w:line="480" w:lineRule="auto"/>
        <w:rPr>
          <w:sz w:val="24"/>
        </w:rPr>
      </w:pPr>
      <w:r>
        <w:rPr>
          <w:b/>
          <w:bCs/>
          <w:sz w:val="24"/>
        </w:rPr>
        <w:tab/>
      </w:r>
      <w:r>
        <w:rPr>
          <w:sz w:val="24"/>
        </w:rPr>
        <w:t xml:space="preserve">The sequence diagram shown in </w:t>
      </w:r>
      <w:r w:rsidR="00435B1F">
        <w:rPr>
          <w:sz w:val="24"/>
        </w:rPr>
        <w:t>Figure 6</w:t>
      </w:r>
      <w:r>
        <w:rPr>
          <w:sz w:val="24"/>
        </w:rPr>
        <w:t xml:space="preserve"> will be executed when students want to enroll in the course.</w:t>
      </w:r>
    </w:p>
    <w:p w14:paraId="1BC53ACC" w14:textId="77777777" w:rsidR="009220BD" w:rsidRPr="002E74AE" w:rsidRDefault="009220BD" w:rsidP="009220BD">
      <w:pPr>
        <w:spacing w:after="0" w:line="480" w:lineRule="auto"/>
        <w:jc w:val="center"/>
        <w:rPr>
          <w:sz w:val="24"/>
        </w:rPr>
      </w:pPr>
      <w:r>
        <w:rPr>
          <w:b/>
          <w:bCs/>
          <w:sz w:val="24"/>
        </w:rPr>
        <w:t>4.4 Database</w:t>
      </w:r>
    </w:p>
    <w:p w14:paraId="1818EC65" w14:textId="3017C51A" w:rsidR="009220BD" w:rsidRDefault="009220BD" w:rsidP="009220BD">
      <w:pPr>
        <w:spacing w:after="0" w:line="480" w:lineRule="auto"/>
        <w:rPr>
          <w:bCs/>
          <w:sz w:val="24"/>
        </w:rPr>
      </w:pPr>
      <w:r>
        <w:rPr>
          <w:b/>
          <w:bCs/>
          <w:sz w:val="24"/>
        </w:rPr>
        <w:tab/>
      </w:r>
      <w:r w:rsidR="00C173C3" w:rsidRPr="00C173C3">
        <w:rPr>
          <w:sz w:val="24"/>
        </w:rPr>
        <w:t>A</w:t>
      </w:r>
      <w:r w:rsidR="00C173C3">
        <w:rPr>
          <w:b/>
          <w:bCs/>
          <w:sz w:val="24"/>
        </w:rPr>
        <w:t xml:space="preserve"> </w:t>
      </w:r>
      <w:r w:rsidR="00C173C3">
        <w:rPr>
          <w:bCs/>
          <w:sz w:val="24"/>
        </w:rPr>
        <w:t>d</w:t>
      </w:r>
      <w:r>
        <w:rPr>
          <w:bCs/>
          <w:sz w:val="24"/>
        </w:rPr>
        <w:t>atabase is an organized collection of data, it consists of tables and schemas. In RDBMS (Relational Database Management System)</w:t>
      </w:r>
      <w:r w:rsidR="00934B49">
        <w:rPr>
          <w:bCs/>
          <w:sz w:val="24"/>
        </w:rPr>
        <w:t xml:space="preserve"> [19]</w:t>
      </w:r>
      <w:r>
        <w:rPr>
          <w:bCs/>
          <w:sz w:val="24"/>
        </w:rPr>
        <w:t xml:space="preserve"> data will be stored in the form of tuples and these tuples will be stored in various tables.</w:t>
      </w:r>
      <w:r w:rsidR="00C173C3">
        <w:rPr>
          <w:bCs/>
          <w:sz w:val="24"/>
        </w:rPr>
        <w:t xml:space="preserve"> The</w:t>
      </w:r>
      <w:r>
        <w:rPr>
          <w:bCs/>
          <w:sz w:val="24"/>
        </w:rPr>
        <w:t xml:space="preserve"> Table sometime</w:t>
      </w:r>
      <w:r w:rsidR="00C173C3">
        <w:rPr>
          <w:bCs/>
          <w:sz w:val="24"/>
        </w:rPr>
        <w:t>s</w:t>
      </w:r>
      <w:r>
        <w:rPr>
          <w:bCs/>
          <w:sz w:val="24"/>
        </w:rPr>
        <w:t xml:space="preserve"> refer as a relation whi</w:t>
      </w:r>
      <w:r w:rsidR="00AA2115">
        <w:rPr>
          <w:bCs/>
          <w:sz w:val="24"/>
        </w:rPr>
        <w:t>ch contains unique rows of data.</w:t>
      </w:r>
      <w:r>
        <w:rPr>
          <w:bCs/>
          <w:sz w:val="24"/>
        </w:rPr>
        <w:t xml:space="preserve"> RDBMS is a structure approach to manage the database in which SQL (Structured Query Language) </w:t>
      </w:r>
      <w:r w:rsidR="00C572B2">
        <w:rPr>
          <w:bCs/>
          <w:sz w:val="24"/>
        </w:rPr>
        <w:t>is often</w:t>
      </w:r>
      <w:r>
        <w:rPr>
          <w:bCs/>
          <w:sz w:val="24"/>
        </w:rPr>
        <w:t xml:space="preserve"> used to create and update database</w:t>
      </w:r>
      <w:r w:rsidR="00934B49">
        <w:rPr>
          <w:bCs/>
          <w:sz w:val="24"/>
        </w:rPr>
        <w:t xml:space="preserve"> [19]</w:t>
      </w:r>
      <w:r>
        <w:rPr>
          <w:bCs/>
          <w:sz w:val="24"/>
        </w:rPr>
        <w:t>.</w:t>
      </w:r>
    </w:p>
    <w:p w14:paraId="16EFA9F1" w14:textId="77777777" w:rsidR="002573C3" w:rsidRDefault="002573C3" w:rsidP="009220BD">
      <w:pPr>
        <w:spacing w:after="0" w:line="480" w:lineRule="auto"/>
        <w:rPr>
          <w:b/>
          <w:bCs/>
          <w:sz w:val="24"/>
        </w:rPr>
      </w:pPr>
    </w:p>
    <w:p w14:paraId="0F31AF18" w14:textId="1815C9E9" w:rsidR="009220BD" w:rsidRDefault="009220BD" w:rsidP="009220BD">
      <w:pPr>
        <w:spacing w:after="0" w:line="480" w:lineRule="auto"/>
        <w:rPr>
          <w:b/>
          <w:bCs/>
          <w:sz w:val="24"/>
        </w:rPr>
      </w:pPr>
      <w:r w:rsidRPr="00BD7FFE">
        <w:rPr>
          <w:b/>
          <w:bCs/>
          <w:sz w:val="24"/>
        </w:rPr>
        <w:lastRenderedPageBreak/>
        <w:t>4.4.1 Database Schema</w:t>
      </w:r>
    </w:p>
    <w:p w14:paraId="0016DB61" w14:textId="483EF4CF" w:rsidR="009220BD" w:rsidRDefault="009220BD" w:rsidP="009220BD">
      <w:pPr>
        <w:spacing w:after="0" w:line="480" w:lineRule="auto"/>
        <w:rPr>
          <w:bCs/>
          <w:sz w:val="24"/>
        </w:rPr>
      </w:pPr>
      <w:r>
        <w:rPr>
          <w:b/>
          <w:bCs/>
          <w:sz w:val="24"/>
        </w:rPr>
        <w:tab/>
      </w:r>
      <w:r>
        <w:rPr>
          <w:bCs/>
          <w:sz w:val="24"/>
        </w:rPr>
        <w:t>The database schema provides an overview of the database. It offers a detailed analysis on how the tables are associated with each other and how the data is structured. Database schema presents a logical and structural view of the database including relationship between entities (table)</w:t>
      </w:r>
      <w:r w:rsidR="006C50CB">
        <w:rPr>
          <w:bCs/>
          <w:sz w:val="24"/>
        </w:rPr>
        <w:t xml:space="preserve"> [20]</w:t>
      </w:r>
      <w:r>
        <w:rPr>
          <w:bCs/>
          <w:sz w:val="24"/>
        </w:rPr>
        <w:t>.</w:t>
      </w:r>
    </w:p>
    <w:p w14:paraId="07EAB96F" w14:textId="67A5BE19" w:rsidR="009220BD" w:rsidRDefault="009C3078" w:rsidP="00EF700A">
      <w:pPr>
        <w:spacing w:after="0" w:line="480" w:lineRule="auto"/>
        <w:ind w:firstLine="720"/>
        <w:rPr>
          <w:bCs/>
          <w:sz w:val="24"/>
        </w:rPr>
      </w:pPr>
      <w:r>
        <w:rPr>
          <w:bCs/>
          <w:sz w:val="24"/>
        </w:rPr>
        <w:t>In figure 7</w:t>
      </w:r>
      <w:r w:rsidR="00347D15">
        <w:rPr>
          <w:bCs/>
          <w:sz w:val="24"/>
        </w:rPr>
        <w:t>,</w:t>
      </w:r>
      <w:r w:rsidR="009220BD">
        <w:rPr>
          <w:bCs/>
          <w:sz w:val="24"/>
        </w:rPr>
        <w:t xml:space="preserve"> the database schema for the student registration system is depicted.</w:t>
      </w:r>
    </w:p>
    <w:p w14:paraId="52D89CB5" w14:textId="77777777" w:rsidR="009220BD" w:rsidRDefault="009220BD" w:rsidP="009220BD">
      <w:pPr>
        <w:spacing w:after="0" w:line="480" w:lineRule="auto"/>
        <w:rPr>
          <w:bCs/>
          <w:sz w:val="24"/>
        </w:rPr>
      </w:pPr>
      <w:r w:rsidRPr="00DF048E">
        <w:rPr>
          <w:bCs/>
          <w:noProof/>
          <w:sz w:val="24"/>
        </w:rPr>
        <w:drawing>
          <wp:inline distT="0" distB="0" distL="0" distR="0" wp14:anchorId="72735DA1" wp14:editId="4EDBD2EA">
            <wp:extent cx="5943423" cy="5457825"/>
            <wp:effectExtent l="0" t="0" r="635" b="0"/>
            <wp:docPr id="8" name="Picture 8" descr="E:\MS_Project\UML\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S_Project\UML\A.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2308" cy="5465984"/>
                    </a:xfrm>
                    <a:prstGeom prst="rect">
                      <a:avLst/>
                    </a:prstGeom>
                    <a:noFill/>
                    <a:ln>
                      <a:noFill/>
                    </a:ln>
                  </pic:spPr>
                </pic:pic>
              </a:graphicData>
            </a:graphic>
          </wp:inline>
        </w:drawing>
      </w:r>
    </w:p>
    <w:p w14:paraId="5B00BAE4" w14:textId="7E4E8320" w:rsidR="009220BD" w:rsidRPr="00DF048E" w:rsidRDefault="009B650C" w:rsidP="009220BD">
      <w:pPr>
        <w:spacing w:after="0" w:line="480" w:lineRule="auto"/>
        <w:rPr>
          <w:b/>
          <w:bCs/>
          <w:sz w:val="24"/>
        </w:rPr>
      </w:pPr>
      <w:r>
        <w:rPr>
          <w:b/>
          <w:bCs/>
          <w:sz w:val="24"/>
        </w:rPr>
        <w:t>F</w:t>
      </w:r>
      <w:r w:rsidR="004C3B35">
        <w:rPr>
          <w:b/>
          <w:bCs/>
          <w:sz w:val="24"/>
        </w:rPr>
        <w:t xml:space="preserve">IGURE </w:t>
      </w:r>
      <w:r>
        <w:rPr>
          <w:b/>
          <w:bCs/>
          <w:sz w:val="24"/>
        </w:rPr>
        <w:t>7. Database schema</w:t>
      </w:r>
      <w:r w:rsidR="009C3078">
        <w:rPr>
          <w:b/>
          <w:bCs/>
          <w:sz w:val="24"/>
        </w:rPr>
        <w:t>.</w:t>
      </w:r>
    </w:p>
    <w:p w14:paraId="460E9D1C" w14:textId="77777777" w:rsidR="009220BD" w:rsidRDefault="009220BD" w:rsidP="009220BD">
      <w:pPr>
        <w:spacing w:after="0" w:line="480" w:lineRule="auto"/>
        <w:rPr>
          <w:b/>
          <w:bCs/>
          <w:sz w:val="24"/>
        </w:rPr>
      </w:pPr>
      <w:r w:rsidRPr="00DF048E">
        <w:rPr>
          <w:b/>
          <w:bCs/>
          <w:sz w:val="24"/>
        </w:rPr>
        <w:lastRenderedPageBreak/>
        <w:t>4.4.2 Database Dictionary</w:t>
      </w:r>
    </w:p>
    <w:p w14:paraId="39AE24AC" w14:textId="3F75CAB4" w:rsidR="009220BD" w:rsidRDefault="009220BD" w:rsidP="0084403B">
      <w:pPr>
        <w:spacing w:after="0" w:line="480" w:lineRule="auto"/>
        <w:rPr>
          <w:b/>
          <w:bCs/>
          <w:sz w:val="24"/>
        </w:rPr>
      </w:pPr>
      <w:r>
        <w:rPr>
          <w:b/>
          <w:bCs/>
          <w:sz w:val="24"/>
        </w:rPr>
        <w:tab/>
      </w:r>
      <w:r w:rsidR="007A19A7">
        <w:rPr>
          <w:bCs/>
          <w:sz w:val="24"/>
        </w:rPr>
        <w:t>Previously, the database schema that has been discussed gives a logical view of the database. But to get more details about the characteristics of the data attributes, the database dictionary has to be created</w:t>
      </w:r>
      <w:r>
        <w:rPr>
          <w:bCs/>
          <w:sz w:val="24"/>
        </w:rPr>
        <w:t>. A database dictionary is a repository. It stores descriptions of all the data objects, which are used in data model</w:t>
      </w:r>
      <w:r w:rsidR="004C3B35">
        <w:rPr>
          <w:bCs/>
          <w:sz w:val="24"/>
        </w:rPr>
        <w:t>s</w:t>
      </w:r>
      <w:r>
        <w:rPr>
          <w:bCs/>
          <w:sz w:val="24"/>
        </w:rPr>
        <w:t>.</w:t>
      </w:r>
      <w:r>
        <w:rPr>
          <w:bCs/>
          <w:sz w:val="24"/>
        </w:rPr>
        <w:tab/>
        <w:t xml:space="preserve">    </w:t>
      </w:r>
      <w:r w:rsidRPr="00DF048E">
        <w:rPr>
          <w:b/>
          <w:bCs/>
          <w:sz w:val="24"/>
        </w:rPr>
        <w:t xml:space="preserve"> </w:t>
      </w:r>
    </w:p>
    <w:p w14:paraId="68C1AABB" w14:textId="77777777" w:rsidR="009220BD" w:rsidRDefault="009220BD" w:rsidP="009220BD">
      <w:pPr>
        <w:spacing w:after="0" w:line="480" w:lineRule="auto"/>
        <w:jc w:val="center"/>
        <w:rPr>
          <w:b/>
          <w:bCs/>
          <w:sz w:val="24"/>
        </w:rPr>
      </w:pPr>
      <w:r>
        <w:rPr>
          <w:b/>
          <w:bCs/>
          <w:sz w:val="24"/>
        </w:rPr>
        <w:t>4.5 Hibernate</w:t>
      </w:r>
    </w:p>
    <w:p w14:paraId="68BFB660" w14:textId="1743C21F" w:rsidR="009220BD" w:rsidRDefault="009220BD" w:rsidP="0084403B">
      <w:pPr>
        <w:spacing w:after="0" w:line="480" w:lineRule="auto"/>
        <w:rPr>
          <w:bCs/>
          <w:sz w:val="24"/>
        </w:rPr>
      </w:pPr>
      <w:r>
        <w:rPr>
          <w:b/>
          <w:bCs/>
          <w:sz w:val="24"/>
        </w:rPr>
        <w:tab/>
      </w:r>
      <w:r>
        <w:rPr>
          <w:bCs/>
          <w:sz w:val="24"/>
        </w:rPr>
        <w:t xml:space="preserve">The management of persistent data is </w:t>
      </w:r>
      <w:r w:rsidR="0084403B">
        <w:rPr>
          <w:bCs/>
          <w:sz w:val="24"/>
        </w:rPr>
        <w:t>a</w:t>
      </w:r>
      <w:r>
        <w:rPr>
          <w:bCs/>
          <w:sz w:val="24"/>
        </w:rPr>
        <w:t xml:space="preserve"> crucial requirement th</w:t>
      </w:r>
      <w:r w:rsidR="0084403B">
        <w:rPr>
          <w:bCs/>
          <w:sz w:val="24"/>
        </w:rPr>
        <w:t xml:space="preserve">at has to be fulfilled </w:t>
      </w:r>
      <w:r>
        <w:rPr>
          <w:bCs/>
          <w:sz w:val="24"/>
        </w:rPr>
        <w:t xml:space="preserve">to develop </w:t>
      </w:r>
      <w:r w:rsidR="0084403B">
        <w:rPr>
          <w:bCs/>
          <w:sz w:val="24"/>
        </w:rPr>
        <w:t>most of the software systems.</w:t>
      </w:r>
      <w:r>
        <w:rPr>
          <w:bCs/>
          <w:sz w:val="24"/>
        </w:rPr>
        <w:t xml:space="preserve"> In recent years, Object Relation Mapping (ORM) is a popular solution for maintaining persistent data. ORM represents and converts the data from the database to an object type so that any object-oriented language can interpret and manipulate it with ease. These objects will be converted back</w:t>
      </w:r>
      <w:r w:rsidR="00A42900">
        <w:rPr>
          <w:bCs/>
          <w:sz w:val="24"/>
        </w:rPr>
        <w:t xml:space="preserve"> to</w:t>
      </w:r>
      <w:r>
        <w:rPr>
          <w:bCs/>
          <w:sz w:val="24"/>
        </w:rPr>
        <w:t xml:space="preserve"> their original form while saving them to </w:t>
      </w:r>
      <w:r w:rsidR="00F77176">
        <w:rPr>
          <w:bCs/>
          <w:sz w:val="24"/>
        </w:rPr>
        <w:t xml:space="preserve">the </w:t>
      </w:r>
      <w:r>
        <w:rPr>
          <w:bCs/>
          <w:sz w:val="24"/>
        </w:rPr>
        <w:t>database. Hibernate is the most prominent ORM because it is compatible with many programming languages</w:t>
      </w:r>
      <w:r w:rsidR="00141703">
        <w:rPr>
          <w:bCs/>
          <w:sz w:val="24"/>
        </w:rPr>
        <w:t xml:space="preserve"> [21]</w:t>
      </w:r>
      <w:r>
        <w:rPr>
          <w:bCs/>
          <w:sz w:val="24"/>
        </w:rPr>
        <w:t>.</w:t>
      </w:r>
    </w:p>
    <w:p w14:paraId="1DC4770A" w14:textId="47742C67" w:rsidR="009220BD" w:rsidRDefault="009220BD" w:rsidP="009220BD">
      <w:pPr>
        <w:spacing w:after="0" w:line="480" w:lineRule="auto"/>
        <w:ind w:firstLine="720"/>
        <w:rPr>
          <w:bCs/>
          <w:sz w:val="24"/>
        </w:rPr>
      </w:pPr>
      <w:r>
        <w:rPr>
          <w:bCs/>
          <w:sz w:val="24"/>
        </w:rPr>
        <w:t>Moreover, hibernate provides various features when integrated with an object-oriented language</w:t>
      </w:r>
      <w:r w:rsidR="00CE6C04">
        <w:rPr>
          <w:bCs/>
          <w:sz w:val="24"/>
        </w:rPr>
        <w:t>. It has its own query language,</w:t>
      </w:r>
      <w:r>
        <w:rPr>
          <w:bCs/>
          <w:sz w:val="24"/>
        </w:rPr>
        <w:t xml:space="preserve"> Hibernate Query Language (HQL), to interact wi</w:t>
      </w:r>
      <w:r w:rsidR="004929F7">
        <w:rPr>
          <w:bCs/>
          <w:sz w:val="24"/>
        </w:rPr>
        <w:t>th the relational database that</w:t>
      </w:r>
      <w:r>
        <w:rPr>
          <w:bCs/>
          <w:sz w:val="24"/>
        </w:rPr>
        <w:t xml:space="preserve"> is similar to SQL</w:t>
      </w:r>
      <w:r w:rsidR="00F263CC">
        <w:rPr>
          <w:bCs/>
          <w:sz w:val="24"/>
        </w:rPr>
        <w:t xml:space="preserve"> (Structured Query Language)</w:t>
      </w:r>
      <w:r>
        <w:rPr>
          <w:bCs/>
          <w:sz w:val="24"/>
        </w:rPr>
        <w:t>. HQL is written on top of SQL, so</w:t>
      </w:r>
      <w:r w:rsidR="0062133C">
        <w:rPr>
          <w:bCs/>
          <w:sz w:val="24"/>
        </w:rPr>
        <w:t xml:space="preserve"> Hibernate supports both of these query languages</w:t>
      </w:r>
      <w:r>
        <w:rPr>
          <w:bCs/>
          <w:sz w:val="24"/>
        </w:rPr>
        <w:t>. Apart from this, the Hibernate ORM has been developed above the JDBC [</w:t>
      </w:r>
      <w:r w:rsidR="00141703">
        <w:rPr>
          <w:bCs/>
          <w:sz w:val="24"/>
        </w:rPr>
        <w:t>22</w:t>
      </w:r>
      <w:r>
        <w:rPr>
          <w:bCs/>
          <w:sz w:val="24"/>
        </w:rPr>
        <w:t xml:space="preserve">] layer, so in the core of Hibernate it uses JDBC call to establish a connection with </w:t>
      </w:r>
      <w:r w:rsidR="005F42C3">
        <w:rPr>
          <w:bCs/>
          <w:sz w:val="24"/>
        </w:rPr>
        <w:t xml:space="preserve">a </w:t>
      </w:r>
      <w:r>
        <w:rPr>
          <w:bCs/>
          <w:sz w:val="24"/>
        </w:rPr>
        <w:t xml:space="preserve">database. However, it is more efficient and less cumbersome than the JDBC because it is database independent while JDBC is database specific.  </w:t>
      </w:r>
    </w:p>
    <w:p w14:paraId="15177F45" w14:textId="05D819B7" w:rsidR="009220BD" w:rsidRDefault="009220BD" w:rsidP="009220BD">
      <w:pPr>
        <w:spacing w:after="0" w:line="480" w:lineRule="auto"/>
        <w:ind w:firstLine="720"/>
        <w:rPr>
          <w:bCs/>
          <w:sz w:val="24"/>
        </w:rPr>
      </w:pPr>
      <w:r>
        <w:rPr>
          <w:bCs/>
          <w:sz w:val="24"/>
        </w:rPr>
        <w:t>HQL is compatible with both Oracle</w:t>
      </w:r>
      <w:r w:rsidR="00141703">
        <w:rPr>
          <w:bCs/>
          <w:sz w:val="24"/>
        </w:rPr>
        <w:t xml:space="preserve"> [23]</w:t>
      </w:r>
      <w:r>
        <w:rPr>
          <w:bCs/>
          <w:sz w:val="24"/>
        </w:rPr>
        <w:t xml:space="preserve"> and MySQL</w:t>
      </w:r>
      <w:r w:rsidR="00F263CC">
        <w:rPr>
          <w:bCs/>
          <w:sz w:val="24"/>
        </w:rPr>
        <w:t xml:space="preserve"> </w:t>
      </w:r>
      <w:r w:rsidR="00141703">
        <w:rPr>
          <w:bCs/>
          <w:sz w:val="24"/>
        </w:rPr>
        <w:t>[24]</w:t>
      </w:r>
      <w:r>
        <w:rPr>
          <w:bCs/>
          <w:sz w:val="24"/>
        </w:rPr>
        <w:t xml:space="preserve"> databases, so underlying code is same for both databases, while in JDBC majority of co</w:t>
      </w:r>
      <w:r w:rsidR="005E6FE7">
        <w:rPr>
          <w:bCs/>
          <w:sz w:val="24"/>
        </w:rPr>
        <w:t>de is different. As shown in Figure 8</w:t>
      </w:r>
      <w:r w:rsidR="005609D9">
        <w:rPr>
          <w:bCs/>
          <w:sz w:val="24"/>
        </w:rPr>
        <w:t>, H</w:t>
      </w:r>
      <w:r>
        <w:rPr>
          <w:bCs/>
          <w:sz w:val="24"/>
        </w:rPr>
        <w:t xml:space="preserve">ibernate ORM acts as a bridge between application and relational database. All the </w:t>
      </w:r>
      <w:r>
        <w:rPr>
          <w:bCs/>
          <w:sz w:val="24"/>
        </w:rPr>
        <w:lastRenderedPageBreak/>
        <w:t>configurations and mapping will take place in XML</w:t>
      </w:r>
      <w:r w:rsidR="00B5361B">
        <w:rPr>
          <w:bCs/>
          <w:sz w:val="24"/>
        </w:rPr>
        <w:t xml:space="preserve"> (</w:t>
      </w:r>
      <w:r w:rsidR="00B5361B" w:rsidRPr="00766660">
        <w:rPr>
          <w:sz w:val="24"/>
        </w:rPr>
        <w:t>Extensible Markup Language</w:t>
      </w:r>
      <w:r w:rsidR="00B5361B">
        <w:rPr>
          <w:bCs/>
          <w:sz w:val="24"/>
        </w:rPr>
        <w:t>)</w:t>
      </w:r>
      <w:r>
        <w:rPr>
          <w:bCs/>
          <w:sz w:val="24"/>
        </w:rPr>
        <w:t xml:space="preserve"> [</w:t>
      </w:r>
      <w:r w:rsidR="003F4ED4">
        <w:rPr>
          <w:bCs/>
          <w:sz w:val="24"/>
        </w:rPr>
        <w:t>25</w:t>
      </w:r>
      <w:r>
        <w:rPr>
          <w:bCs/>
          <w:sz w:val="24"/>
        </w:rPr>
        <w:t>] files. A Java class will be mapped to a specific table in the database and all the query operation will be performed on it. These type</w:t>
      </w:r>
      <w:r w:rsidR="00287886">
        <w:rPr>
          <w:bCs/>
          <w:sz w:val="24"/>
        </w:rPr>
        <w:t>s</w:t>
      </w:r>
      <w:r>
        <w:rPr>
          <w:bCs/>
          <w:sz w:val="24"/>
        </w:rPr>
        <w:t xml:space="preserve"> of classes will have getter and setter methods for each variable, essentially these variables will be mapped to the columns of the table.</w:t>
      </w:r>
    </w:p>
    <w:p w14:paraId="417A3C3A" w14:textId="53C9BA0D" w:rsidR="009220BD" w:rsidRDefault="00141703" w:rsidP="00D62CCB">
      <w:pPr>
        <w:spacing w:after="0" w:line="480" w:lineRule="auto"/>
        <w:jc w:val="center"/>
        <w:rPr>
          <w:bCs/>
          <w:sz w:val="24"/>
        </w:rPr>
      </w:pPr>
      <w:r w:rsidRPr="00141703">
        <w:rPr>
          <w:noProof/>
        </w:rPr>
        <w:drawing>
          <wp:inline distT="0" distB="0" distL="0" distR="0" wp14:anchorId="64EAD340" wp14:editId="0DA546D8">
            <wp:extent cx="5305425" cy="1457325"/>
            <wp:effectExtent l="0" t="0" r="9525" b="9525"/>
            <wp:docPr id="3" name="Picture 3" descr="E:\SR_Design\images\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R_Design\images\or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425" cy="1457325"/>
                    </a:xfrm>
                    <a:prstGeom prst="rect">
                      <a:avLst/>
                    </a:prstGeom>
                    <a:noFill/>
                    <a:ln>
                      <a:noFill/>
                    </a:ln>
                  </pic:spPr>
                </pic:pic>
              </a:graphicData>
            </a:graphic>
          </wp:inline>
        </w:drawing>
      </w:r>
    </w:p>
    <w:p w14:paraId="096565D3" w14:textId="042BE3EF" w:rsidR="009220BD" w:rsidRDefault="009220BD" w:rsidP="009220BD">
      <w:pPr>
        <w:spacing w:after="0" w:line="480" w:lineRule="auto"/>
        <w:rPr>
          <w:b/>
          <w:bCs/>
          <w:sz w:val="24"/>
        </w:rPr>
      </w:pPr>
      <w:r w:rsidRPr="00761A6D">
        <w:rPr>
          <w:b/>
          <w:bCs/>
          <w:sz w:val="24"/>
        </w:rPr>
        <w:t>F</w:t>
      </w:r>
      <w:r w:rsidR="005A3808" w:rsidRPr="00761A6D">
        <w:rPr>
          <w:b/>
          <w:bCs/>
          <w:sz w:val="24"/>
        </w:rPr>
        <w:t>IGURE</w:t>
      </w:r>
      <w:r w:rsidRPr="00761A6D">
        <w:rPr>
          <w:b/>
          <w:bCs/>
          <w:sz w:val="24"/>
        </w:rPr>
        <w:t xml:space="preserve"> </w:t>
      </w:r>
      <w:r w:rsidR="005E6FE7">
        <w:rPr>
          <w:b/>
          <w:bCs/>
          <w:sz w:val="24"/>
        </w:rPr>
        <w:t>8. ORM</w:t>
      </w:r>
      <w:r w:rsidR="00141703">
        <w:rPr>
          <w:b/>
          <w:bCs/>
          <w:sz w:val="24"/>
        </w:rPr>
        <w:t xml:space="preserve"> [</w:t>
      </w:r>
      <w:r w:rsidR="00257590">
        <w:rPr>
          <w:b/>
          <w:bCs/>
          <w:sz w:val="24"/>
        </w:rPr>
        <w:t>26</w:t>
      </w:r>
      <w:r w:rsidR="00141703">
        <w:rPr>
          <w:b/>
          <w:bCs/>
          <w:sz w:val="24"/>
        </w:rPr>
        <w:t>]</w:t>
      </w:r>
      <w:r w:rsidR="005E6FE7">
        <w:rPr>
          <w:b/>
          <w:bCs/>
          <w:sz w:val="24"/>
        </w:rPr>
        <w:t>.</w:t>
      </w:r>
    </w:p>
    <w:p w14:paraId="12000095" w14:textId="77777777" w:rsidR="009220BD" w:rsidRDefault="009220BD" w:rsidP="009220BD">
      <w:pPr>
        <w:spacing w:after="0" w:line="480" w:lineRule="auto"/>
        <w:jc w:val="center"/>
        <w:rPr>
          <w:b/>
          <w:bCs/>
          <w:sz w:val="24"/>
        </w:rPr>
      </w:pPr>
      <w:r>
        <w:rPr>
          <w:b/>
          <w:bCs/>
          <w:sz w:val="24"/>
        </w:rPr>
        <w:t>4.6 Spring Framework</w:t>
      </w:r>
    </w:p>
    <w:p w14:paraId="25231F0F" w14:textId="7FE8C967" w:rsidR="009220BD" w:rsidRDefault="00235546" w:rsidP="00677F6D">
      <w:pPr>
        <w:spacing w:after="0" w:line="480" w:lineRule="auto"/>
        <w:ind w:firstLine="720"/>
        <w:rPr>
          <w:bCs/>
          <w:sz w:val="24"/>
        </w:rPr>
      </w:pPr>
      <w:r>
        <w:rPr>
          <w:bCs/>
          <w:sz w:val="24"/>
        </w:rPr>
        <w:t>As discussed in C</w:t>
      </w:r>
      <w:r w:rsidR="009220BD">
        <w:rPr>
          <w:bCs/>
          <w:sz w:val="24"/>
        </w:rPr>
        <w:t xml:space="preserve">hapter 1 and </w:t>
      </w:r>
      <w:r>
        <w:rPr>
          <w:bCs/>
          <w:sz w:val="24"/>
        </w:rPr>
        <w:t>S</w:t>
      </w:r>
      <w:r w:rsidR="009220BD">
        <w:rPr>
          <w:bCs/>
          <w:sz w:val="24"/>
        </w:rPr>
        <w:t xml:space="preserve">ection 3.3, </w:t>
      </w:r>
      <w:r w:rsidR="00677F6D">
        <w:rPr>
          <w:bCs/>
          <w:sz w:val="24"/>
        </w:rPr>
        <w:t>S</w:t>
      </w:r>
      <w:r w:rsidR="009220BD">
        <w:rPr>
          <w:bCs/>
          <w:sz w:val="24"/>
        </w:rPr>
        <w:t xml:space="preserve">pring </w:t>
      </w:r>
      <w:r>
        <w:rPr>
          <w:bCs/>
          <w:sz w:val="24"/>
        </w:rPr>
        <w:t xml:space="preserve">Framework </w:t>
      </w:r>
      <w:r w:rsidR="009220BD">
        <w:rPr>
          <w:bCs/>
          <w:sz w:val="24"/>
        </w:rPr>
        <w:t xml:space="preserve">is an application framework that supports </w:t>
      </w:r>
      <w:r w:rsidR="00677F6D">
        <w:rPr>
          <w:bCs/>
          <w:sz w:val="24"/>
        </w:rPr>
        <w:t xml:space="preserve">the </w:t>
      </w:r>
      <w:r w:rsidR="009220BD">
        <w:rPr>
          <w:bCs/>
          <w:sz w:val="24"/>
        </w:rPr>
        <w:t>robust development of Java application</w:t>
      </w:r>
      <w:r w:rsidR="00677F6D">
        <w:rPr>
          <w:bCs/>
          <w:sz w:val="24"/>
        </w:rPr>
        <w:t>s</w:t>
      </w:r>
      <w:r w:rsidR="009220BD">
        <w:rPr>
          <w:bCs/>
          <w:sz w:val="24"/>
        </w:rPr>
        <w:t xml:space="preserve"> by providing</w:t>
      </w:r>
      <w:r w:rsidR="00677F6D">
        <w:rPr>
          <w:bCs/>
          <w:sz w:val="24"/>
        </w:rPr>
        <w:t xml:space="preserve"> a</w:t>
      </w:r>
      <w:r w:rsidR="009220BD">
        <w:rPr>
          <w:bCs/>
          <w:sz w:val="24"/>
        </w:rPr>
        <w:t xml:space="preserve"> comprehensive infrastructure. </w:t>
      </w:r>
      <w:r>
        <w:rPr>
          <w:bCs/>
          <w:sz w:val="24"/>
        </w:rPr>
        <w:t>The b</w:t>
      </w:r>
      <w:r w:rsidR="00F47524">
        <w:rPr>
          <w:bCs/>
          <w:sz w:val="24"/>
        </w:rPr>
        <w:t>asic version of Spring F</w:t>
      </w:r>
      <w:r w:rsidR="009220BD">
        <w:rPr>
          <w:bCs/>
          <w:sz w:val="24"/>
        </w:rPr>
        <w:t>ramework occupies only 2 Mega Bytes (MB) in the workspace</w:t>
      </w:r>
      <w:r w:rsidR="00273B93">
        <w:rPr>
          <w:bCs/>
          <w:sz w:val="24"/>
        </w:rPr>
        <w:t>,</w:t>
      </w:r>
      <w:r w:rsidR="009220BD">
        <w:rPr>
          <w:bCs/>
          <w:sz w:val="24"/>
        </w:rPr>
        <w:t xml:space="preserve"> so it is </w:t>
      </w:r>
      <w:r w:rsidR="000574B1">
        <w:rPr>
          <w:bCs/>
          <w:sz w:val="24"/>
        </w:rPr>
        <w:t>a</w:t>
      </w:r>
      <w:r w:rsidR="009220BD">
        <w:rPr>
          <w:bCs/>
          <w:sz w:val="24"/>
        </w:rPr>
        <w:t xml:space="preserve"> light weight framework</w:t>
      </w:r>
      <w:r w:rsidR="00733BD6">
        <w:rPr>
          <w:bCs/>
          <w:sz w:val="24"/>
        </w:rPr>
        <w:t xml:space="preserve"> [27]</w:t>
      </w:r>
      <w:r w:rsidR="009220BD">
        <w:rPr>
          <w:bCs/>
          <w:sz w:val="24"/>
        </w:rPr>
        <w:t>.</w:t>
      </w:r>
    </w:p>
    <w:p w14:paraId="4F6B4E80" w14:textId="77777777" w:rsidR="009220BD" w:rsidRDefault="009220BD" w:rsidP="00924F92">
      <w:pPr>
        <w:spacing w:after="0" w:line="480" w:lineRule="auto"/>
        <w:ind w:firstLine="720"/>
        <w:jc w:val="center"/>
        <w:rPr>
          <w:bCs/>
          <w:sz w:val="24"/>
        </w:rPr>
      </w:pPr>
      <w:r>
        <w:rPr>
          <w:noProof/>
        </w:rPr>
        <w:drawing>
          <wp:inline distT="0" distB="0" distL="0" distR="0" wp14:anchorId="6BBFD2D9" wp14:editId="1536CF1B">
            <wp:extent cx="3952875" cy="2635871"/>
            <wp:effectExtent l="0" t="0" r="0" b="0"/>
            <wp:docPr id="9" name="Picture 9" descr="Spring Frame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Framework 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9091" cy="2660021"/>
                    </a:xfrm>
                    <a:prstGeom prst="rect">
                      <a:avLst/>
                    </a:prstGeom>
                    <a:noFill/>
                    <a:ln>
                      <a:noFill/>
                    </a:ln>
                  </pic:spPr>
                </pic:pic>
              </a:graphicData>
            </a:graphic>
          </wp:inline>
        </w:drawing>
      </w:r>
    </w:p>
    <w:p w14:paraId="62AF6C59" w14:textId="43434BBA" w:rsidR="009220BD" w:rsidRDefault="003A256B" w:rsidP="002257D7">
      <w:pPr>
        <w:spacing w:after="0" w:line="480" w:lineRule="auto"/>
        <w:rPr>
          <w:b/>
          <w:bCs/>
          <w:sz w:val="24"/>
        </w:rPr>
      </w:pPr>
      <w:r>
        <w:rPr>
          <w:b/>
          <w:bCs/>
          <w:sz w:val="24"/>
        </w:rPr>
        <w:t>F</w:t>
      </w:r>
      <w:r w:rsidR="00435B1F">
        <w:rPr>
          <w:b/>
          <w:bCs/>
          <w:sz w:val="24"/>
        </w:rPr>
        <w:t>IGURE</w:t>
      </w:r>
      <w:r>
        <w:rPr>
          <w:b/>
          <w:bCs/>
          <w:sz w:val="24"/>
        </w:rPr>
        <w:t xml:space="preserve"> 9. Spring </w:t>
      </w:r>
      <w:r w:rsidR="004C0CE7">
        <w:rPr>
          <w:b/>
          <w:bCs/>
          <w:sz w:val="24"/>
        </w:rPr>
        <w:t xml:space="preserve">Framework </w:t>
      </w:r>
      <w:r>
        <w:rPr>
          <w:b/>
          <w:bCs/>
          <w:sz w:val="24"/>
        </w:rPr>
        <w:t>architecture</w:t>
      </w:r>
      <w:r w:rsidR="00733BD6">
        <w:rPr>
          <w:b/>
          <w:bCs/>
          <w:sz w:val="24"/>
        </w:rPr>
        <w:t xml:space="preserve"> [28]</w:t>
      </w:r>
      <w:r>
        <w:rPr>
          <w:b/>
          <w:bCs/>
          <w:sz w:val="24"/>
        </w:rPr>
        <w:t>.</w:t>
      </w:r>
    </w:p>
    <w:p w14:paraId="7EDC8917" w14:textId="589BC6BB" w:rsidR="009220BD" w:rsidRDefault="009220BD" w:rsidP="009220BD">
      <w:pPr>
        <w:spacing w:after="0" w:line="480" w:lineRule="auto"/>
        <w:rPr>
          <w:bCs/>
          <w:sz w:val="24"/>
        </w:rPr>
      </w:pPr>
      <w:r>
        <w:rPr>
          <w:b/>
          <w:bCs/>
          <w:sz w:val="24"/>
        </w:rPr>
        <w:lastRenderedPageBreak/>
        <w:tab/>
      </w:r>
      <w:r>
        <w:rPr>
          <w:bCs/>
          <w:sz w:val="24"/>
        </w:rPr>
        <w:t>The architecture of Spring Framework</w:t>
      </w:r>
      <w:r w:rsidR="005E6FE7">
        <w:rPr>
          <w:bCs/>
          <w:sz w:val="24"/>
        </w:rPr>
        <w:t xml:space="preserve"> is shown in F</w:t>
      </w:r>
      <w:r>
        <w:rPr>
          <w:bCs/>
          <w:sz w:val="24"/>
        </w:rPr>
        <w:t>ig</w:t>
      </w:r>
      <w:r w:rsidR="0075044E">
        <w:rPr>
          <w:bCs/>
          <w:sz w:val="24"/>
        </w:rPr>
        <w:t>ure 9</w:t>
      </w:r>
      <w:r w:rsidR="00D9111B">
        <w:rPr>
          <w:bCs/>
          <w:sz w:val="24"/>
        </w:rPr>
        <w:t>. I</w:t>
      </w:r>
      <w:r>
        <w:rPr>
          <w:bCs/>
          <w:sz w:val="24"/>
        </w:rPr>
        <w:t xml:space="preserve">t is evident from the figure that </w:t>
      </w:r>
      <w:r w:rsidR="00924F92">
        <w:rPr>
          <w:bCs/>
          <w:sz w:val="24"/>
        </w:rPr>
        <w:t>S</w:t>
      </w:r>
      <w:r>
        <w:rPr>
          <w:bCs/>
          <w:sz w:val="24"/>
        </w:rPr>
        <w:t>pring</w:t>
      </w:r>
      <w:r w:rsidR="008C6DA5">
        <w:rPr>
          <w:bCs/>
          <w:sz w:val="24"/>
        </w:rPr>
        <w:t xml:space="preserve"> Framework</w:t>
      </w:r>
      <w:r>
        <w:rPr>
          <w:bCs/>
          <w:sz w:val="24"/>
        </w:rPr>
        <w:t xml:space="preserve"> has modular architecture that gives freedom of imple</w:t>
      </w:r>
      <w:r w:rsidR="00F60528">
        <w:rPr>
          <w:bCs/>
          <w:sz w:val="24"/>
        </w:rPr>
        <w:t>menting only those modules that a</w:t>
      </w:r>
      <w:r>
        <w:rPr>
          <w:bCs/>
          <w:sz w:val="24"/>
        </w:rPr>
        <w:t xml:space="preserve"> developer has selected for the application. This fea</w:t>
      </w:r>
      <w:r w:rsidR="00B15807">
        <w:rPr>
          <w:bCs/>
          <w:sz w:val="24"/>
        </w:rPr>
        <w:t>ture of S</w:t>
      </w:r>
      <w:r>
        <w:rPr>
          <w:bCs/>
          <w:sz w:val="24"/>
        </w:rPr>
        <w:t>prin</w:t>
      </w:r>
      <w:r w:rsidR="0053057B">
        <w:rPr>
          <w:bCs/>
          <w:sz w:val="24"/>
        </w:rPr>
        <w:t>g</w:t>
      </w:r>
      <w:r w:rsidR="001F40EC">
        <w:rPr>
          <w:bCs/>
          <w:sz w:val="24"/>
        </w:rPr>
        <w:t xml:space="preserve"> Framework</w:t>
      </w:r>
      <w:r w:rsidR="0053057B">
        <w:rPr>
          <w:bCs/>
          <w:sz w:val="24"/>
        </w:rPr>
        <w:t xml:space="preserve"> is known as “pick and choose.”</w:t>
      </w:r>
      <w:r>
        <w:rPr>
          <w:bCs/>
          <w:sz w:val="24"/>
        </w:rPr>
        <w:t xml:space="preserve"> In addition, it is not required to handle or integrate the unused modules, so it is completely flexible framework that is adaptable according to developer’s requirement. The Spring Framework consists of around 20 modules</w:t>
      </w:r>
      <w:r w:rsidR="00733BD6">
        <w:rPr>
          <w:bCs/>
          <w:sz w:val="24"/>
        </w:rPr>
        <w:t xml:space="preserve"> [27]</w:t>
      </w:r>
      <w:r>
        <w:rPr>
          <w:bCs/>
          <w:sz w:val="24"/>
        </w:rPr>
        <w:t>, which are grouped into various categories. These categories are briefly explained in the following list:</w:t>
      </w:r>
    </w:p>
    <w:p w14:paraId="6D8433BC" w14:textId="62E11F22" w:rsidR="009220BD" w:rsidRPr="004A6B66" w:rsidRDefault="009220BD" w:rsidP="008C1968">
      <w:pPr>
        <w:pStyle w:val="ListParagraph"/>
        <w:numPr>
          <w:ilvl w:val="0"/>
          <w:numId w:val="114"/>
        </w:numPr>
        <w:spacing w:after="0" w:line="480" w:lineRule="auto"/>
        <w:ind w:left="720"/>
        <w:rPr>
          <w:bCs/>
          <w:sz w:val="24"/>
        </w:rPr>
      </w:pPr>
      <w:r w:rsidRPr="00FC6E12">
        <w:rPr>
          <w:rFonts w:ascii="Times New Roman" w:hAnsi="Times New Roman"/>
          <w:bCs/>
          <w:i/>
          <w:sz w:val="24"/>
        </w:rPr>
        <w:t>Core Container</w:t>
      </w:r>
      <w:r>
        <w:rPr>
          <w:rFonts w:ascii="Times New Roman" w:hAnsi="Times New Roman"/>
          <w:bCs/>
          <w:sz w:val="24"/>
        </w:rPr>
        <w:t>: The modules of this section are responsible for providing configurational support. These modules are the intrinsic part of the framework on which the key concepts such as Inversion of Control and Dependency Injection are dependent</w:t>
      </w:r>
      <w:r w:rsidR="008E5BFE">
        <w:rPr>
          <w:rFonts w:ascii="Times New Roman" w:hAnsi="Times New Roman"/>
          <w:bCs/>
          <w:sz w:val="24"/>
        </w:rPr>
        <w:t xml:space="preserve"> [27]</w:t>
      </w:r>
      <w:r>
        <w:rPr>
          <w:rFonts w:ascii="Times New Roman" w:hAnsi="Times New Roman"/>
          <w:bCs/>
          <w:sz w:val="24"/>
        </w:rPr>
        <w:t>.</w:t>
      </w:r>
    </w:p>
    <w:p w14:paraId="03C1A138" w14:textId="53A59681" w:rsidR="009220BD" w:rsidRPr="002A298A" w:rsidRDefault="009220BD" w:rsidP="008C1968">
      <w:pPr>
        <w:pStyle w:val="ListParagraph"/>
        <w:numPr>
          <w:ilvl w:val="0"/>
          <w:numId w:val="114"/>
        </w:numPr>
        <w:spacing w:after="0" w:line="480" w:lineRule="auto"/>
        <w:ind w:left="720"/>
        <w:rPr>
          <w:bCs/>
          <w:sz w:val="24"/>
        </w:rPr>
      </w:pPr>
      <w:r w:rsidRPr="00FC6E12">
        <w:rPr>
          <w:rFonts w:ascii="Times New Roman" w:hAnsi="Times New Roman"/>
          <w:bCs/>
          <w:i/>
          <w:sz w:val="24"/>
        </w:rPr>
        <w:t>Data Access/Integration</w:t>
      </w:r>
      <w:r>
        <w:rPr>
          <w:rFonts w:ascii="Times New Roman" w:hAnsi="Times New Roman"/>
          <w:bCs/>
          <w:sz w:val="24"/>
        </w:rPr>
        <w:t>: It is the data acces</w:t>
      </w:r>
      <w:r w:rsidR="00677F6D">
        <w:rPr>
          <w:rFonts w:ascii="Times New Roman" w:hAnsi="Times New Roman"/>
          <w:bCs/>
          <w:sz w:val="24"/>
        </w:rPr>
        <w:t>s layer of the framework where S</w:t>
      </w:r>
      <w:r>
        <w:rPr>
          <w:rFonts w:ascii="Times New Roman" w:hAnsi="Times New Roman"/>
          <w:bCs/>
          <w:sz w:val="24"/>
        </w:rPr>
        <w:t xml:space="preserve">pring offers support for diverse database access technologies. As shown in </w:t>
      </w:r>
      <w:r w:rsidR="00146335">
        <w:rPr>
          <w:rFonts w:ascii="Times New Roman" w:hAnsi="Times New Roman"/>
          <w:bCs/>
          <w:sz w:val="24"/>
        </w:rPr>
        <w:t>Figure 9</w:t>
      </w:r>
      <w:r>
        <w:rPr>
          <w:rFonts w:ascii="Times New Roman" w:hAnsi="Times New Roman"/>
          <w:bCs/>
          <w:sz w:val="24"/>
        </w:rPr>
        <w:t>, each module represents</w:t>
      </w:r>
      <w:r w:rsidR="00061210">
        <w:rPr>
          <w:rFonts w:ascii="Times New Roman" w:hAnsi="Times New Roman"/>
          <w:bCs/>
          <w:sz w:val="24"/>
        </w:rPr>
        <w:t xml:space="preserve"> a different data access medium. T</w:t>
      </w:r>
      <w:r>
        <w:rPr>
          <w:rFonts w:ascii="Times New Roman" w:hAnsi="Times New Roman"/>
          <w:bCs/>
          <w:sz w:val="24"/>
        </w:rPr>
        <w:t>hese mo</w:t>
      </w:r>
      <w:r w:rsidR="00677F6D">
        <w:rPr>
          <w:rFonts w:ascii="Times New Roman" w:hAnsi="Times New Roman"/>
          <w:bCs/>
          <w:sz w:val="24"/>
        </w:rPr>
        <w:t>dules have been implemented by S</w:t>
      </w:r>
      <w:r>
        <w:rPr>
          <w:rFonts w:ascii="Times New Roman" w:hAnsi="Times New Roman"/>
          <w:bCs/>
          <w:sz w:val="24"/>
        </w:rPr>
        <w:t>pring so that developers can directly integrate and use them</w:t>
      </w:r>
      <w:r w:rsidR="008E5BFE">
        <w:rPr>
          <w:rFonts w:ascii="Times New Roman" w:hAnsi="Times New Roman"/>
          <w:bCs/>
          <w:sz w:val="24"/>
        </w:rPr>
        <w:t xml:space="preserve"> [27]</w:t>
      </w:r>
      <w:r>
        <w:rPr>
          <w:rFonts w:ascii="Times New Roman" w:hAnsi="Times New Roman"/>
          <w:bCs/>
          <w:sz w:val="24"/>
        </w:rPr>
        <w:t>.</w:t>
      </w:r>
    </w:p>
    <w:p w14:paraId="3652A6CE" w14:textId="5EFEA958" w:rsidR="009220BD" w:rsidRPr="006C7A7C" w:rsidRDefault="009220BD" w:rsidP="008C1968">
      <w:pPr>
        <w:pStyle w:val="ListParagraph"/>
        <w:numPr>
          <w:ilvl w:val="0"/>
          <w:numId w:val="114"/>
        </w:numPr>
        <w:spacing w:after="0" w:line="480" w:lineRule="auto"/>
        <w:ind w:left="720"/>
        <w:rPr>
          <w:bCs/>
          <w:sz w:val="24"/>
        </w:rPr>
      </w:pPr>
      <w:r w:rsidRPr="00FC6E12">
        <w:rPr>
          <w:rFonts w:ascii="Times New Roman" w:hAnsi="Times New Roman"/>
          <w:bCs/>
          <w:i/>
          <w:sz w:val="24"/>
        </w:rPr>
        <w:t>Web</w:t>
      </w:r>
      <w:r>
        <w:rPr>
          <w:rFonts w:ascii="Times New Roman" w:hAnsi="Times New Roman"/>
          <w:bCs/>
          <w:sz w:val="24"/>
        </w:rPr>
        <w:t>: This layer provide</w:t>
      </w:r>
      <w:r w:rsidR="009D302D">
        <w:rPr>
          <w:rFonts w:ascii="Times New Roman" w:hAnsi="Times New Roman"/>
          <w:bCs/>
          <w:sz w:val="24"/>
        </w:rPr>
        <w:t>s</w:t>
      </w:r>
      <w:r>
        <w:rPr>
          <w:rFonts w:ascii="Times New Roman" w:hAnsi="Times New Roman"/>
          <w:bCs/>
          <w:sz w:val="24"/>
        </w:rPr>
        <w:t xml:space="preserve"> support for web-based applications. All the configurations and mappings for web-development will take place in different modules. Developers choose modules from</w:t>
      </w:r>
      <w:r w:rsidR="00466008">
        <w:rPr>
          <w:rFonts w:ascii="Times New Roman" w:hAnsi="Times New Roman"/>
          <w:bCs/>
          <w:sz w:val="24"/>
        </w:rPr>
        <w:t xml:space="preserve"> this layer according to their Web-A</w:t>
      </w:r>
      <w:r>
        <w:rPr>
          <w:rFonts w:ascii="Times New Roman" w:hAnsi="Times New Roman"/>
          <w:bCs/>
          <w:sz w:val="24"/>
        </w:rPr>
        <w:t>pplication’s requirement</w:t>
      </w:r>
      <w:r w:rsidR="008E5BFE">
        <w:rPr>
          <w:rFonts w:ascii="Times New Roman" w:hAnsi="Times New Roman"/>
          <w:bCs/>
          <w:sz w:val="24"/>
        </w:rPr>
        <w:t xml:space="preserve"> [27]</w:t>
      </w:r>
      <w:r>
        <w:rPr>
          <w:rFonts w:ascii="Times New Roman" w:hAnsi="Times New Roman"/>
          <w:bCs/>
          <w:sz w:val="24"/>
        </w:rPr>
        <w:t>.</w:t>
      </w:r>
    </w:p>
    <w:p w14:paraId="03873A02" w14:textId="1B55FFBD" w:rsidR="00B91F50" w:rsidRPr="008F2365" w:rsidRDefault="009220BD" w:rsidP="008F2365">
      <w:pPr>
        <w:spacing w:after="0" w:line="480" w:lineRule="auto"/>
        <w:ind w:firstLine="600"/>
        <w:rPr>
          <w:bCs/>
          <w:sz w:val="24"/>
        </w:rPr>
      </w:pPr>
      <w:r>
        <w:rPr>
          <w:bCs/>
          <w:sz w:val="24"/>
        </w:rPr>
        <w:t>Apart from the modules of these layers, there are some other modules which satisfy m</w:t>
      </w:r>
      <w:r w:rsidRPr="00365601">
        <w:rPr>
          <w:bCs/>
          <w:sz w:val="24"/>
        </w:rPr>
        <w:t>iscellaneous</w:t>
      </w:r>
      <w:r>
        <w:rPr>
          <w:bCs/>
          <w:sz w:val="24"/>
        </w:rPr>
        <w:t xml:space="preserve"> purposes such as providing support for testing components. The Spring Framework </w:t>
      </w:r>
      <w:r w:rsidR="00677F6D">
        <w:rPr>
          <w:bCs/>
          <w:sz w:val="24"/>
        </w:rPr>
        <w:t>contains</w:t>
      </w:r>
      <w:r>
        <w:rPr>
          <w:bCs/>
          <w:sz w:val="24"/>
        </w:rPr>
        <w:t xml:space="preserve"> several </w:t>
      </w:r>
      <w:r w:rsidR="00677F6D">
        <w:rPr>
          <w:bCs/>
          <w:sz w:val="24"/>
        </w:rPr>
        <w:t>useful</w:t>
      </w:r>
      <w:r w:rsidR="005B1C40">
        <w:rPr>
          <w:bCs/>
          <w:sz w:val="24"/>
        </w:rPr>
        <w:t xml:space="preserve"> </w:t>
      </w:r>
      <w:r w:rsidR="002C28A7">
        <w:rPr>
          <w:bCs/>
          <w:sz w:val="24"/>
        </w:rPr>
        <w:t>features;</w:t>
      </w:r>
      <w:r w:rsidR="005B1C40">
        <w:rPr>
          <w:bCs/>
          <w:sz w:val="24"/>
        </w:rPr>
        <w:t xml:space="preserve"> among them Dependency Injections</w:t>
      </w:r>
      <w:r>
        <w:rPr>
          <w:bCs/>
          <w:sz w:val="24"/>
        </w:rPr>
        <w:t xml:space="preserve"> is the most prominent characteristic of the framework. In the following section, Dependency Injections (DI) will be explained.     </w:t>
      </w:r>
    </w:p>
    <w:p w14:paraId="793BB583" w14:textId="77777777" w:rsidR="009220BD" w:rsidRDefault="009220BD" w:rsidP="009220BD">
      <w:pPr>
        <w:spacing w:after="0" w:line="480" w:lineRule="auto"/>
        <w:rPr>
          <w:b/>
          <w:bCs/>
          <w:sz w:val="24"/>
        </w:rPr>
      </w:pPr>
      <w:r>
        <w:rPr>
          <w:b/>
          <w:bCs/>
          <w:sz w:val="24"/>
        </w:rPr>
        <w:lastRenderedPageBreak/>
        <w:t>4.6.1 Dependency Injection</w:t>
      </w:r>
    </w:p>
    <w:p w14:paraId="02AF645F" w14:textId="2B67046C" w:rsidR="009220BD" w:rsidRDefault="009220BD" w:rsidP="009220BD">
      <w:pPr>
        <w:spacing w:after="0" w:line="480" w:lineRule="auto"/>
        <w:rPr>
          <w:bCs/>
          <w:sz w:val="24"/>
        </w:rPr>
      </w:pPr>
      <w:r>
        <w:rPr>
          <w:b/>
          <w:bCs/>
          <w:sz w:val="24"/>
        </w:rPr>
        <w:tab/>
      </w:r>
      <w:r>
        <w:rPr>
          <w:bCs/>
          <w:sz w:val="24"/>
        </w:rPr>
        <w:t>The Dependency Injection (DI) is a demonstration of the</w:t>
      </w:r>
      <w:r w:rsidR="00B91F50">
        <w:rPr>
          <w:bCs/>
          <w:sz w:val="24"/>
        </w:rPr>
        <w:t xml:space="preserve"> inversion of control mechanism;</w:t>
      </w:r>
      <w:r>
        <w:rPr>
          <w:bCs/>
          <w:sz w:val="24"/>
        </w:rPr>
        <w:t xml:space="preserve"> this concept can be exemplified through various methods but Dependency Injection is the most concrete and relevant method to express the inversion of control.</w:t>
      </w:r>
    </w:p>
    <w:p w14:paraId="1DAA34B4" w14:textId="3738A91B" w:rsidR="009220BD" w:rsidRDefault="009220BD" w:rsidP="00A256A9">
      <w:pPr>
        <w:spacing w:after="0" w:line="480" w:lineRule="auto"/>
        <w:rPr>
          <w:bCs/>
          <w:sz w:val="24"/>
        </w:rPr>
      </w:pPr>
      <w:r>
        <w:rPr>
          <w:bCs/>
          <w:sz w:val="24"/>
        </w:rPr>
        <w:tab/>
        <w:t>In the Spring Fr</w:t>
      </w:r>
      <w:r w:rsidR="00A029AF">
        <w:rPr>
          <w:bCs/>
          <w:sz w:val="24"/>
        </w:rPr>
        <w:t>amework, for a complex J</w:t>
      </w:r>
      <w:r>
        <w:rPr>
          <w:bCs/>
          <w:sz w:val="24"/>
        </w:rPr>
        <w:t>ava application, to increase main</w:t>
      </w:r>
      <w:r w:rsidR="00D2403E">
        <w:rPr>
          <w:bCs/>
          <w:sz w:val="24"/>
        </w:rPr>
        <w:t>tainability and testability of J</w:t>
      </w:r>
      <w:r>
        <w:rPr>
          <w:bCs/>
          <w:sz w:val="24"/>
        </w:rPr>
        <w:t xml:space="preserve">ava classes, it is very important to decrease coupling (dependency) between classes. Although, </w:t>
      </w:r>
      <w:r w:rsidR="00A029AF">
        <w:rPr>
          <w:bCs/>
          <w:sz w:val="24"/>
        </w:rPr>
        <w:t>a developer</w:t>
      </w:r>
      <w:r>
        <w:rPr>
          <w:bCs/>
          <w:sz w:val="24"/>
        </w:rPr>
        <w:t xml:space="preserve"> should </w:t>
      </w:r>
      <w:r w:rsidR="00A029AF">
        <w:rPr>
          <w:bCs/>
          <w:sz w:val="24"/>
        </w:rPr>
        <w:t>minimize the dependency between J</w:t>
      </w:r>
      <w:r>
        <w:rPr>
          <w:bCs/>
          <w:sz w:val="24"/>
        </w:rPr>
        <w:t>ava classes, but</w:t>
      </w:r>
      <w:r w:rsidR="00A029AF">
        <w:rPr>
          <w:bCs/>
          <w:sz w:val="24"/>
        </w:rPr>
        <w:t xml:space="preserve"> it is usually not possible to achieve completely independent application classes</w:t>
      </w:r>
      <w:r>
        <w:rPr>
          <w:bCs/>
          <w:sz w:val="24"/>
        </w:rPr>
        <w:t xml:space="preserve">. Dependency Injection plays </w:t>
      </w:r>
      <w:r w:rsidR="00A256A9">
        <w:rPr>
          <w:bCs/>
          <w:sz w:val="24"/>
        </w:rPr>
        <w:t>an</w:t>
      </w:r>
      <w:r w:rsidR="00D2403E">
        <w:rPr>
          <w:bCs/>
          <w:sz w:val="24"/>
        </w:rPr>
        <w:t xml:space="preserve"> important role by connecting J</w:t>
      </w:r>
      <w:r>
        <w:rPr>
          <w:bCs/>
          <w:sz w:val="24"/>
        </w:rPr>
        <w:t xml:space="preserve">ava classes together and </w:t>
      </w:r>
      <w:r w:rsidR="002F7B22">
        <w:rPr>
          <w:bCs/>
          <w:sz w:val="24"/>
        </w:rPr>
        <w:t xml:space="preserve">at the </w:t>
      </w:r>
      <w:r>
        <w:rPr>
          <w:bCs/>
          <w:sz w:val="24"/>
        </w:rPr>
        <w:t>same time maintain every classes as a discrete unit. To implement this kin</w:t>
      </w:r>
      <w:r w:rsidR="00A256A9">
        <w:rPr>
          <w:bCs/>
          <w:sz w:val="24"/>
        </w:rPr>
        <w:t>d of behavior, S</w:t>
      </w:r>
      <w:r>
        <w:rPr>
          <w:bCs/>
          <w:sz w:val="24"/>
        </w:rPr>
        <w:t>pring maintains an XML [</w:t>
      </w:r>
      <w:r w:rsidR="00534A74">
        <w:rPr>
          <w:bCs/>
          <w:sz w:val="24"/>
        </w:rPr>
        <w:t>25</w:t>
      </w:r>
      <w:r>
        <w:rPr>
          <w:bCs/>
          <w:sz w:val="24"/>
        </w:rPr>
        <w:t>] file that is also known as applicati</w:t>
      </w:r>
      <w:r w:rsidR="00D2403E">
        <w:rPr>
          <w:bCs/>
          <w:sz w:val="24"/>
        </w:rPr>
        <w:t>on-context file, where it maps J</w:t>
      </w:r>
      <w:r>
        <w:rPr>
          <w:bCs/>
          <w:sz w:val="24"/>
        </w:rPr>
        <w:t>ava classes. Therefore, if class A wants to create an instance [</w:t>
      </w:r>
      <w:r w:rsidR="00D94B21">
        <w:rPr>
          <w:bCs/>
          <w:sz w:val="24"/>
        </w:rPr>
        <w:t>29</w:t>
      </w:r>
      <w:r>
        <w:rPr>
          <w:bCs/>
          <w:sz w:val="24"/>
        </w:rPr>
        <w:t>] of class B, then class A will invoke the XML file and request for an instance of class B</w:t>
      </w:r>
      <w:r w:rsidR="008E5BFE">
        <w:rPr>
          <w:bCs/>
          <w:sz w:val="24"/>
        </w:rPr>
        <w:t xml:space="preserve"> [27]</w:t>
      </w:r>
      <w:r>
        <w:rPr>
          <w:bCs/>
          <w:sz w:val="24"/>
        </w:rPr>
        <w:t>.</w:t>
      </w:r>
    </w:p>
    <w:p w14:paraId="25B4ACF8" w14:textId="77777777" w:rsidR="009220BD" w:rsidRDefault="009220BD" w:rsidP="009220BD">
      <w:pPr>
        <w:spacing w:after="0" w:line="480" w:lineRule="auto"/>
        <w:rPr>
          <w:b/>
          <w:bCs/>
          <w:sz w:val="24"/>
        </w:rPr>
      </w:pPr>
      <w:r>
        <w:rPr>
          <w:b/>
          <w:bCs/>
          <w:sz w:val="24"/>
        </w:rPr>
        <w:t>4.6.2 Spring Web MVC</w:t>
      </w:r>
      <w:r>
        <w:rPr>
          <w:bCs/>
          <w:sz w:val="24"/>
        </w:rPr>
        <w:t xml:space="preserve"> </w:t>
      </w:r>
      <w:r>
        <w:rPr>
          <w:b/>
          <w:bCs/>
          <w:sz w:val="24"/>
        </w:rPr>
        <w:t>Framework</w:t>
      </w:r>
    </w:p>
    <w:p w14:paraId="1F5C6CD4" w14:textId="07C0B75C" w:rsidR="009220BD" w:rsidRDefault="009220BD" w:rsidP="009220BD">
      <w:pPr>
        <w:spacing w:after="0" w:line="480" w:lineRule="auto"/>
        <w:ind w:firstLine="720"/>
        <w:rPr>
          <w:bCs/>
          <w:sz w:val="24"/>
        </w:rPr>
      </w:pPr>
      <w:r>
        <w:rPr>
          <w:bCs/>
          <w:sz w:val="24"/>
        </w:rPr>
        <w:t>In chapter 3, the Model-View-Contro</w:t>
      </w:r>
      <w:r w:rsidR="00307B27">
        <w:rPr>
          <w:bCs/>
          <w:sz w:val="24"/>
        </w:rPr>
        <w:t>llers architecture is explained.</w:t>
      </w:r>
      <w:r>
        <w:rPr>
          <w:bCs/>
          <w:sz w:val="24"/>
        </w:rPr>
        <w:t xml:space="preserve"> MVC is a core concept that has been implemented using different approaches on various platforms such </w:t>
      </w:r>
      <w:r w:rsidR="00307B27">
        <w:rPr>
          <w:bCs/>
          <w:sz w:val="24"/>
        </w:rPr>
        <w:t>as .NET and S</w:t>
      </w:r>
      <w:r>
        <w:rPr>
          <w:bCs/>
          <w:sz w:val="24"/>
        </w:rPr>
        <w:t>pring</w:t>
      </w:r>
      <w:r w:rsidR="00307B27">
        <w:rPr>
          <w:bCs/>
          <w:sz w:val="24"/>
        </w:rPr>
        <w:t>.</w:t>
      </w:r>
      <w:r w:rsidR="00611362">
        <w:rPr>
          <w:bCs/>
          <w:sz w:val="24"/>
        </w:rPr>
        <w:t xml:space="preserve"> B</w:t>
      </w:r>
      <w:r>
        <w:rPr>
          <w:bCs/>
          <w:sz w:val="24"/>
        </w:rPr>
        <w:t>oth</w:t>
      </w:r>
      <w:r w:rsidR="00611362">
        <w:rPr>
          <w:bCs/>
          <w:sz w:val="24"/>
        </w:rPr>
        <w:t xml:space="preserve"> of these frameworks</w:t>
      </w:r>
      <w:r>
        <w:rPr>
          <w:bCs/>
          <w:sz w:val="24"/>
        </w:rPr>
        <w:t xml:space="preserve"> have implemented MVC, but its functioning is not similar in both the frame</w:t>
      </w:r>
      <w:r w:rsidR="008E639F">
        <w:rPr>
          <w:bCs/>
          <w:sz w:val="24"/>
        </w:rPr>
        <w:t>works. However, both frameworks</w:t>
      </w:r>
      <w:r>
        <w:rPr>
          <w:bCs/>
          <w:sz w:val="24"/>
        </w:rPr>
        <w:t xml:space="preserve"> achieved the same goal, but using different methodology.</w:t>
      </w:r>
    </w:p>
    <w:p w14:paraId="37C7C67A" w14:textId="30BA4650" w:rsidR="009220BD" w:rsidRPr="00C37637" w:rsidRDefault="008E639F" w:rsidP="009220BD">
      <w:pPr>
        <w:spacing w:after="0" w:line="480" w:lineRule="auto"/>
        <w:ind w:firstLine="720"/>
        <w:rPr>
          <w:b/>
          <w:bCs/>
          <w:sz w:val="24"/>
        </w:rPr>
      </w:pPr>
      <w:r>
        <w:rPr>
          <w:bCs/>
          <w:sz w:val="24"/>
        </w:rPr>
        <w:t>As shown in Figure 10,</w:t>
      </w:r>
      <w:r w:rsidR="009220BD">
        <w:rPr>
          <w:bCs/>
          <w:sz w:val="24"/>
        </w:rPr>
        <w:t xml:space="preserve"> the Spring Framework </w:t>
      </w:r>
      <w:r w:rsidR="003E10B1">
        <w:rPr>
          <w:bCs/>
          <w:sz w:val="24"/>
        </w:rPr>
        <w:t>is</w:t>
      </w:r>
      <w:r w:rsidR="009220BD">
        <w:rPr>
          <w:bCs/>
          <w:sz w:val="24"/>
        </w:rPr>
        <w:t xml:space="preserve"> implemented </w:t>
      </w:r>
      <w:r w:rsidR="00C03A87">
        <w:rPr>
          <w:bCs/>
          <w:sz w:val="24"/>
        </w:rPr>
        <w:t xml:space="preserve">using </w:t>
      </w:r>
      <w:r w:rsidR="009220BD">
        <w:rPr>
          <w:bCs/>
          <w:sz w:val="24"/>
        </w:rPr>
        <w:t>the MVC architecture</w:t>
      </w:r>
      <w:r w:rsidR="00377490">
        <w:rPr>
          <w:bCs/>
          <w:sz w:val="24"/>
        </w:rPr>
        <w:t>;</w:t>
      </w:r>
      <w:r w:rsidR="002C6A28">
        <w:rPr>
          <w:bCs/>
          <w:sz w:val="24"/>
        </w:rPr>
        <w:t xml:space="preserve"> this arrangement</w:t>
      </w:r>
      <w:r w:rsidR="009220BD">
        <w:rPr>
          <w:bCs/>
          <w:sz w:val="24"/>
        </w:rPr>
        <w:t xml:space="preserve"> helps to create loosely coupled applications. It is evident from the figure that every request is intercepted and routed through DispatcherServlet. After receiving incoming HTTP request DispatcherServlet invokes a specific controller suggested by </w:t>
      </w:r>
      <w:r w:rsidR="009220BD">
        <w:rPr>
          <w:bCs/>
          <w:sz w:val="24"/>
        </w:rPr>
        <w:lastRenderedPageBreak/>
        <w:t xml:space="preserve">HandlerMapping. Then the controller processes the request and calls the service method associated with the request </w:t>
      </w:r>
      <w:r w:rsidR="00E867BF">
        <w:rPr>
          <w:bCs/>
          <w:sz w:val="24"/>
        </w:rPr>
        <w:t>mapping. The service method</w:t>
      </w:r>
      <w:r w:rsidR="009220BD">
        <w:rPr>
          <w:bCs/>
          <w:sz w:val="24"/>
        </w:rPr>
        <w:t xml:space="preserve"> execute</w:t>
      </w:r>
      <w:r w:rsidR="00E867BF">
        <w:rPr>
          <w:bCs/>
          <w:sz w:val="24"/>
        </w:rPr>
        <w:t>s</w:t>
      </w:r>
      <w:r w:rsidR="009220BD">
        <w:rPr>
          <w:bCs/>
          <w:sz w:val="24"/>
        </w:rPr>
        <w:t xml:space="preserve"> the business logic and returns the resultant model data to DispatcherServlet. Subsequently, with the help of View Resolver the view file will be invoked and model data will be sent to the view. Finally, browser will display the view including processed model data</w:t>
      </w:r>
      <w:r w:rsidR="00482EC0">
        <w:rPr>
          <w:bCs/>
          <w:sz w:val="24"/>
        </w:rPr>
        <w:t xml:space="preserve"> [30]</w:t>
      </w:r>
      <w:r w:rsidR="009220BD">
        <w:rPr>
          <w:bCs/>
          <w:sz w:val="24"/>
        </w:rPr>
        <w:t xml:space="preserve">.  </w:t>
      </w:r>
    </w:p>
    <w:p w14:paraId="0615F869" w14:textId="77777777" w:rsidR="009220BD" w:rsidRDefault="009220BD" w:rsidP="009220BD">
      <w:pPr>
        <w:spacing w:after="0" w:line="480" w:lineRule="auto"/>
        <w:rPr>
          <w:bCs/>
          <w:sz w:val="24"/>
        </w:rPr>
      </w:pPr>
      <w:r>
        <w:rPr>
          <w:noProof/>
        </w:rPr>
        <w:drawing>
          <wp:inline distT="0" distB="0" distL="0" distR="0" wp14:anchorId="1F54FC8A" wp14:editId="1A69019E">
            <wp:extent cx="5905500" cy="2638425"/>
            <wp:effectExtent l="0" t="0" r="0" b="9525"/>
            <wp:docPr id="11" name="Picture 11"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DispatcherServl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2638425"/>
                    </a:xfrm>
                    <a:prstGeom prst="rect">
                      <a:avLst/>
                    </a:prstGeom>
                    <a:noFill/>
                    <a:ln>
                      <a:noFill/>
                    </a:ln>
                  </pic:spPr>
                </pic:pic>
              </a:graphicData>
            </a:graphic>
          </wp:inline>
        </w:drawing>
      </w:r>
    </w:p>
    <w:p w14:paraId="13E78F91" w14:textId="3338D008" w:rsidR="009220BD" w:rsidRDefault="00F60BC7" w:rsidP="009220BD">
      <w:pPr>
        <w:spacing w:after="0" w:line="480" w:lineRule="auto"/>
        <w:rPr>
          <w:b/>
          <w:bCs/>
          <w:sz w:val="24"/>
        </w:rPr>
      </w:pPr>
      <w:r>
        <w:rPr>
          <w:b/>
          <w:bCs/>
          <w:sz w:val="24"/>
        </w:rPr>
        <w:t>F</w:t>
      </w:r>
      <w:r w:rsidR="00AF6B61">
        <w:rPr>
          <w:b/>
          <w:bCs/>
          <w:sz w:val="24"/>
        </w:rPr>
        <w:t>IGURE</w:t>
      </w:r>
      <w:r>
        <w:rPr>
          <w:b/>
          <w:bCs/>
          <w:sz w:val="24"/>
        </w:rPr>
        <w:t xml:space="preserve"> 10. </w:t>
      </w:r>
      <w:r w:rsidR="006C1676">
        <w:rPr>
          <w:b/>
          <w:bCs/>
          <w:sz w:val="24"/>
        </w:rPr>
        <w:t xml:space="preserve">Working of </w:t>
      </w:r>
      <w:r>
        <w:rPr>
          <w:b/>
          <w:bCs/>
          <w:sz w:val="24"/>
        </w:rPr>
        <w:t>Spring MVC Framework</w:t>
      </w:r>
      <w:r w:rsidR="00482EC0">
        <w:rPr>
          <w:b/>
          <w:bCs/>
          <w:sz w:val="24"/>
        </w:rPr>
        <w:t xml:space="preserve"> [30]</w:t>
      </w:r>
      <w:r>
        <w:rPr>
          <w:b/>
          <w:bCs/>
          <w:sz w:val="24"/>
        </w:rPr>
        <w:t xml:space="preserve">. </w:t>
      </w:r>
    </w:p>
    <w:p w14:paraId="357B62BA" w14:textId="77777777" w:rsidR="009220BD" w:rsidRDefault="009220BD" w:rsidP="009220BD">
      <w:pPr>
        <w:spacing w:after="0" w:line="480" w:lineRule="auto"/>
        <w:jc w:val="center"/>
        <w:rPr>
          <w:b/>
          <w:bCs/>
          <w:sz w:val="24"/>
        </w:rPr>
      </w:pPr>
      <w:r>
        <w:rPr>
          <w:b/>
          <w:bCs/>
          <w:sz w:val="24"/>
        </w:rPr>
        <w:t>4.7 Java Server Pages</w:t>
      </w:r>
    </w:p>
    <w:p w14:paraId="5987441F" w14:textId="38652FB5" w:rsidR="009220BD" w:rsidRDefault="009220BD" w:rsidP="009220BD">
      <w:pPr>
        <w:spacing w:after="0" w:line="480" w:lineRule="auto"/>
        <w:rPr>
          <w:bCs/>
          <w:sz w:val="24"/>
        </w:rPr>
      </w:pPr>
      <w:r>
        <w:rPr>
          <w:b/>
          <w:bCs/>
          <w:sz w:val="24"/>
        </w:rPr>
        <w:tab/>
      </w:r>
      <w:r>
        <w:rPr>
          <w:bCs/>
          <w:sz w:val="24"/>
        </w:rPr>
        <w:t xml:space="preserve">In this section, JavaServer Pages (JSP) technology will be introduced and its working will be explained. It is a server side programming technology </w:t>
      </w:r>
      <w:r w:rsidR="00CE3B15">
        <w:rPr>
          <w:bCs/>
          <w:sz w:val="24"/>
        </w:rPr>
        <w:t>that</w:t>
      </w:r>
      <w:r w:rsidR="00F20502">
        <w:rPr>
          <w:bCs/>
          <w:sz w:val="24"/>
        </w:rPr>
        <w:t xml:space="preserve"> helps</w:t>
      </w:r>
      <w:r>
        <w:rPr>
          <w:bCs/>
          <w:sz w:val="24"/>
        </w:rPr>
        <w:t xml:space="preserve"> create dynamic web-pages</w:t>
      </w:r>
      <w:r w:rsidR="00B35611">
        <w:rPr>
          <w:bCs/>
          <w:sz w:val="24"/>
        </w:rPr>
        <w:t xml:space="preserve"> [31]</w:t>
      </w:r>
      <w:r>
        <w:rPr>
          <w:bCs/>
          <w:sz w:val="24"/>
        </w:rPr>
        <w:t xml:space="preserve">. For </w:t>
      </w:r>
      <w:r w:rsidR="00A9595A">
        <w:rPr>
          <w:bCs/>
          <w:sz w:val="24"/>
        </w:rPr>
        <w:t>developing Web-Applications in J</w:t>
      </w:r>
      <w:r>
        <w:rPr>
          <w:bCs/>
          <w:sz w:val="24"/>
        </w:rPr>
        <w:t>ava, JSP is the crucial technology that is integ</w:t>
      </w:r>
      <w:r w:rsidR="00A9595A">
        <w:rPr>
          <w:bCs/>
          <w:sz w:val="24"/>
        </w:rPr>
        <w:t>rated with HTML for supporting J</w:t>
      </w:r>
      <w:r>
        <w:rPr>
          <w:bCs/>
          <w:sz w:val="24"/>
        </w:rPr>
        <w:t>ava code and dynamic content of the application. HTML does not support dynamic content, but by merging HTML and JSP the web-page will have both an interactive UI and the dynamic data support.</w:t>
      </w:r>
    </w:p>
    <w:p w14:paraId="354D4F33" w14:textId="74E37C05" w:rsidR="009220BD" w:rsidRDefault="009220BD" w:rsidP="009220BD">
      <w:pPr>
        <w:spacing w:after="0" w:line="480" w:lineRule="auto"/>
        <w:rPr>
          <w:bCs/>
          <w:sz w:val="24"/>
        </w:rPr>
      </w:pPr>
      <w:r>
        <w:rPr>
          <w:bCs/>
          <w:sz w:val="24"/>
        </w:rPr>
        <w:tab/>
        <w:t>JSP is a type of Java Servlet [</w:t>
      </w:r>
      <w:r w:rsidR="00417059">
        <w:rPr>
          <w:bCs/>
          <w:sz w:val="24"/>
        </w:rPr>
        <w:t>32</w:t>
      </w:r>
      <w:r>
        <w:rPr>
          <w:bCs/>
          <w:sz w:val="24"/>
        </w:rPr>
        <w:t>] because the ultimate purpose behind developing JSP was to satisfy the requirement of a UI</w:t>
      </w:r>
      <w:r w:rsidR="00CC02AE">
        <w:rPr>
          <w:bCs/>
          <w:sz w:val="24"/>
        </w:rPr>
        <w:t xml:space="preserve"> (User Interface)</w:t>
      </w:r>
      <w:r>
        <w:rPr>
          <w:bCs/>
          <w:sz w:val="24"/>
        </w:rPr>
        <w:t>, which support</w:t>
      </w:r>
      <w:r w:rsidR="002E123E">
        <w:rPr>
          <w:bCs/>
          <w:sz w:val="24"/>
        </w:rPr>
        <w:t>s</w:t>
      </w:r>
      <w:r>
        <w:rPr>
          <w:bCs/>
          <w:sz w:val="24"/>
        </w:rPr>
        <w:t xml:space="preserve"> the dynamic content of the Web-Application. Therefore, JSP can be treated as an abstraction of Java Servlets because </w:t>
      </w:r>
      <w:r>
        <w:rPr>
          <w:bCs/>
          <w:sz w:val="24"/>
        </w:rPr>
        <w:lastRenderedPageBreak/>
        <w:t>during the execution time JSP files are converted to Java Servlets. JSP support</w:t>
      </w:r>
      <w:r w:rsidR="00031F6F">
        <w:rPr>
          <w:bCs/>
          <w:sz w:val="24"/>
        </w:rPr>
        <w:t>s</w:t>
      </w:r>
      <w:r>
        <w:rPr>
          <w:bCs/>
          <w:sz w:val="24"/>
        </w:rPr>
        <w:t xml:space="preserve"> all pot</w:t>
      </w:r>
      <w:r w:rsidR="00C35A80">
        <w:rPr>
          <w:bCs/>
          <w:sz w:val="24"/>
        </w:rPr>
        <w:t>ential Java APIs such as JDBC</w:t>
      </w:r>
      <w:r>
        <w:rPr>
          <w:bCs/>
          <w:sz w:val="24"/>
        </w:rPr>
        <w:t>, JNDI [</w:t>
      </w:r>
      <w:r w:rsidR="00C35A80">
        <w:rPr>
          <w:bCs/>
          <w:sz w:val="24"/>
        </w:rPr>
        <w:t>33</w:t>
      </w:r>
      <w:r>
        <w:rPr>
          <w:bCs/>
          <w:sz w:val="24"/>
        </w:rPr>
        <w:t>], EJB [</w:t>
      </w:r>
      <w:r w:rsidR="00C35A80">
        <w:rPr>
          <w:bCs/>
          <w:sz w:val="24"/>
        </w:rPr>
        <w:t>34</w:t>
      </w:r>
      <w:r>
        <w:rPr>
          <w:bCs/>
          <w:sz w:val="24"/>
        </w:rPr>
        <w:t>], and JAXP [</w:t>
      </w:r>
      <w:r w:rsidR="00C35A80">
        <w:rPr>
          <w:bCs/>
          <w:sz w:val="24"/>
        </w:rPr>
        <w:t>35</w:t>
      </w:r>
      <w:r>
        <w:rPr>
          <w:bCs/>
          <w:sz w:val="24"/>
        </w:rPr>
        <w:t>]. Among these APIs, in the Student Registration System, JDBC has been used extensively for the representation of retrieved data from the database</w:t>
      </w:r>
      <w:r w:rsidR="0046654B">
        <w:rPr>
          <w:bCs/>
          <w:sz w:val="24"/>
        </w:rPr>
        <w:t xml:space="preserve"> [31]</w:t>
      </w:r>
      <w:r>
        <w:rPr>
          <w:bCs/>
          <w:sz w:val="24"/>
        </w:rPr>
        <w:t>.</w:t>
      </w:r>
    </w:p>
    <w:p w14:paraId="71E42D9E" w14:textId="77777777" w:rsidR="009220BD" w:rsidRDefault="009220BD" w:rsidP="009220BD">
      <w:pPr>
        <w:spacing w:after="0" w:line="480" w:lineRule="auto"/>
        <w:rPr>
          <w:b/>
          <w:bCs/>
          <w:sz w:val="24"/>
        </w:rPr>
      </w:pPr>
      <w:r>
        <w:rPr>
          <w:b/>
          <w:bCs/>
          <w:sz w:val="24"/>
        </w:rPr>
        <w:t>4.7.1 Working</w:t>
      </w:r>
    </w:p>
    <w:p w14:paraId="59B6FB49" w14:textId="482EF8E6" w:rsidR="009220BD" w:rsidRDefault="009220BD" w:rsidP="009220BD">
      <w:pPr>
        <w:spacing w:after="0" w:line="480" w:lineRule="auto"/>
        <w:rPr>
          <w:bCs/>
          <w:sz w:val="24"/>
        </w:rPr>
      </w:pPr>
      <w:r>
        <w:rPr>
          <w:b/>
          <w:bCs/>
          <w:sz w:val="24"/>
        </w:rPr>
        <w:tab/>
      </w:r>
      <w:r>
        <w:rPr>
          <w:bCs/>
          <w:sz w:val="24"/>
        </w:rPr>
        <w:t>The step-by-step proc</w:t>
      </w:r>
      <w:r w:rsidR="00484653">
        <w:rPr>
          <w:bCs/>
          <w:sz w:val="24"/>
        </w:rPr>
        <w:t>essing of JSP page is shown in F</w:t>
      </w:r>
      <w:r>
        <w:rPr>
          <w:bCs/>
          <w:sz w:val="24"/>
        </w:rPr>
        <w:t>igure 11. All steps are described in following list:</w:t>
      </w:r>
    </w:p>
    <w:p w14:paraId="5BD30725" w14:textId="77777777" w:rsidR="009220BD" w:rsidRDefault="009220BD" w:rsidP="0018239A">
      <w:pPr>
        <w:spacing w:after="0" w:line="480" w:lineRule="auto"/>
        <w:jc w:val="center"/>
        <w:rPr>
          <w:bCs/>
          <w:sz w:val="24"/>
        </w:rPr>
      </w:pPr>
      <w:r>
        <w:rPr>
          <w:noProof/>
        </w:rPr>
        <w:drawing>
          <wp:inline distT="0" distB="0" distL="0" distR="0" wp14:anchorId="496FC8D0" wp14:editId="6077B92A">
            <wp:extent cx="4457700" cy="2140085"/>
            <wp:effectExtent l="0" t="0" r="0" b="0"/>
            <wp:docPr id="10" name="Picture 10" descr="JSP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P Process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981" cy="2140220"/>
                    </a:xfrm>
                    <a:prstGeom prst="rect">
                      <a:avLst/>
                    </a:prstGeom>
                    <a:noFill/>
                    <a:ln>
                      <a:noFill/>
                    </a:ln>
                  </pic:spPr>
                </pic:pic>
              </a:graphicData>
            </a:graphic>
          </wp:inline>
        </w:drawing>
      </w:r>
    </w:p>
    <w:p w14:paraId="49C5F84C" w14:textId="15A81673" w:rsidR="009220BD" w:rsidRPr="00B07965" w:rsidRDefault="009220BD" w:rsidP="009220BD">
      <w:pPr>
        <w:spacing w:after="0" w:line="480" w:lineRule="auto"/>
        <w:rPr>
          <w:b/>
          <w:bCs/>
          <w:sz w:val="24"/>
        </w:rPr>
      </w:pPr>
      <w:r>
        <w:rPr>
          <w:b/>
          <w:bCs/>
          <w:sz w:val="24"/>
        </w:rPr>
        <w:t>F</w:t>
      </w:r>
      <w:r w:rsidR="0066058B">
        <w:rPr>
          <w:b/>
          <w:bCs/>
          <w:sz w:val="24"/>
        </w:rPr>
        <w:t>IGURE</w:t>
      </w:r>
      <w:r>
        <w:rPr>
          <w:b/>
          <w:bCs/>
          <w:sz w:val="24"/>
        </w:rPr>
        <w:t xml:space="preserve"> 11</w:t>
      </w:r>
      <w:r w:rsidR="0066058B">
        <w:rPr>
          <w:b/>
          <w:bCs/>
          <w:sz w:val="24"/>
        </w:rPr>
        <w:t>.</w:t>
      </w:r>
      <w:r>
        <w:rPr>
          <w:b/>
          <w:bCs/>
          <w:sz w:val="24"/>
        </w:rPr>
        <w:t xml:space="preserve"> Processing of </w:t>
      </w:r>
      <w:r w:rsidR="004C0CE7">
        <w:rPr>
          <w:b/>
          <w:bCs/>
          <w:sz w:val="24"/>
        </w:rPr>
        <w:t xml:space="preserve">a </w:t>
      </w:r>
      <w:r>
        <w:rPr>
          <w:b/>
          <w:bCs/>
          <w:sz w:val="24"/>
        </w:rPr>
        <w:t>JSP page</w:t>
      </w:r>
      <w:r w:rsidR="0046654B">
        <w:rPr>
          <w:b/>
          <w:bCs/>
          <w:sz w:val="24"/>
        </w:rPr>
        <w:t xml:space="preserve"> [31]</w:t>
      </w:r>
      <w:r>
        <w:rPr>
          <w:b/>
          <w:bCs/>
          <w:sz w:val="24"/>
        </w:rPr>
        <w:t>.</w:t>
      </w:r>
    </w:p>
    <w:p w14:paraId="4AD35DFD" w14:textId="199FFA1F" w:rsidR="009220BD" w:rsidRPr="00B07965" w:rsidRDefault="009220BD" w:rsidP="00864B22">
      <w:pPr>
        <w:pStyle w:val="ListParagraph"/>
        <w:numPr>
          <w:ilvl w:val="0"/>
          <w:numId w:val="115"/>
        </w:numPr>
        <w:spacing w:after="0" w:line="480" w:lineRule="auto"/>
        <w:ind w:left="720"/>
        <w:rPr>
          <w:bCs/>
          <w:sz w:val="24"/>
        </w:rPr>
      </w:pPr>
      <w:r>
        <w:rPr>
          <w:rFonts w:ascii="Times New Roman" w:hAnsi="Times New Roman"/>
          <w:bCs/>
          <w:sz w:val="24"/>
        </w:rPr>
        <w:t>The web-browser sends HTTP request to the web-server</w:t>
      </w:r>
      <w:r w:rsidR="00752011">
        <w:rPr>
          <w:rFonts w:ascii="Times New Roman" w:hAnsi="Times New Roman"/>
          <w:bCs/>
          <w:sz w:val="24"/>
        </w:rPr>
        <w:t xml:space="preserve"> [31]</w:t>
      </w:r>
      <w:r>
        <w:rPr>
          <w:rFonts w:ascii="Times New Roman" w:hAnsi="Times New Roman"/>
          <w:bCs/>
          <w:sz w:val="24"/>
        </w:rPr>
        <w:t>.</w:t>
      </w:r>
    </w:p>
    <w:p w14:paraId="29C99FB5" w14:textId="76E69A60" w:rsidR="009220BD" w:rsidRPr="00E5085F" w:rsidRDefault="009220BD" w:rsidP="00864B22">
      <w:pPr>
        <w:pStyle w:val="ListParagraph"/>
        <w:numPr>
          <w:ilvl w:val="0"/>
          <w:numId w:val="115"/>
        </w:numPr>
        <w:spacing w:after="0" w:line="480" w:lineRule="auto"/>
        <w:ind w:left="720"/>
        <w:rPr>
          <w:bCs/>
          <w:sz w:val="24"/>
        </w:rPr>
      </w:pPr>
      <w:r>
        <w:rPr>
          <w:rFonts w:ascii="Times New Roman" w:hAnsi="Times New Roman"/>
          <w:bCs/>
          <w:sz w:val="24"/>
        </w:rPr>
        <w:t>The web-server with a JSP container interprets the pag</w:t>
      </w:r>
      <w:r w:rsidR="002122FB">
        <w:rPr>
          <w:rFonts w:ascii="Times New Roman" w:hAnsi="Times New Roman"/>
          <w:bCs/>
          <w:sz w:val="24"/>
        </w:rPr>
        <w:t>e and will eventually recognize</w:t>
      </w:r>
      <w:r>
        <w:rPr>
          <w:rFonts w:ascii="Times New Roman" w:hAnsi="Times New Roman"/>
          <w:bCs/>
          <w:sz w:val="24"/>
        </w:rPr>
        <w:t xml:space="preserve"> that the web-page is JSP page by reading the “. j</w:t>
      </w:r>
      <w:r w:rsidR="009D1CE7">
        <w:rPr>
          <w:rFonts w:ascii="Times New Roman" w:hAnsi="Times New Roman"/>
          <w:bCs/>
          <w:sz w:val="24"/>
        </w:rPr>
        <w:t>sp” extension of the page</w:t>
      </w:r>
      <w:r>
        <w:rPr>
          <w:rFonts w:ascii="Times New Roman" w:hAnsi="Times New Roman"/>
          <w:bCs/>
          <w:sz w:val="24"/>
        </w:rPr>
        <w:t>. The w</w:t>
      </w:r>
      <w:r w:rsidR="00084F98">
        <w:rPr>
          <w:rFonts w:ascii="Times New Roman" w:hAnsi="Times New Roman"/>
          <w:bCs/>
          <w:sz w:val="24"/>
        </w:rPr>
        <w:t>eb</w:t>
      </w:r>
      <w:r w:rsidR="00B511B0">
        <w:rPr>
          <w:rFonts w:ascii="Times New Roman" w:hAnsi="Times New Roman"/>
          <w:bCs/>
          <w:sz w:val="24"/>
        </w:rPr>
        <w:t>-</w:t>
      </w:r>
      <w:r w:rsidR="00084F98">
        <w:rPr>
          <w:rFonts w:ascii="Times New Roman" w:hAnsi="Times New Roman"/>
          <w:bCs/>
          <w:sz w:val="24"/>
        </w:rPr>
        <w:t xml:space="preserve"> </w:t>
      </w:r>
      <w:r>
        <w:rPr>
          <w:rFonts w:ascii="Times New Roman" w:hAnsi="Times New Roman"/>
          <w:bCs/>
          <w:sz w:val="24"/>
        </w:rPr>
        <w:t>browser then forward</w:t>
      </w:r>
      <w:r w:rsidR="00153820">
        <w:rPr>
          <w:rFonts w:ascii="Times New Roman" w:hAnsi="Times New Roman"/>
          <w:bCs/>
          <w:sz w:val="24"/>
        </w:rPr>
        <w:t>s</w:t>
      </w:r>
      <w:r>
        <w:rPr>
          <w:rFonts w:ascii="Times New Roman" w:hAnsi="Times New Roman"/>
          <w:bCs/>
          <w:sz w:val="24"/>
        </w:rPr>
        <w:t xml:space="preserve"> the JSP page to a JSP engine (container)</w:t>
      </w:r>
      <w:r w:rsidR="004235D1">
        <w:rPr>
          <w:rFonts w:ascii="Times New Roman" w:hAnsi="Times New Roman"/>
          <w:bCs/>
          <w:sz w:val="24"/>
        </w:rPr>
        <w:t xml:space="preserve"> [31]</w:t>
      </w:r>
      <w:r>
        <w:rPr>
          <w:rFonts w:ascii="Times New Roman" w:hAnsi="Times New Roman"/>
          <w:bCs/>
          <w:sz w:val="24"/>
        </w:rPr>
        <w:t>.</w:t>
      </w:r>
    </w:p>
    <w:p w14:paraId="3700B2B4" w14:textId="0574A863" w:rsidR="009220BD" w:rsidRPr="007334FB" w:rsidRDefault="009220BD" w:rsidP="00864B22">
      <w:pPr>
        <w:pStyle w:val="ListParagraph"/>
        <w:numPr>
          <w:ilvl w:val="0"/>
          <w:numId w:val="115"/>
        </w:numPr>
        <w:spacing w:after="0" w:line="480" w:lineRule="auto"/>
        <w:ind w:left="720"/>
        <w:rPr>
          <w:bCs/>
          <w:sz w:val="24"/>
        </w:rPr>
      </w:pPr>
      <w:r>
        <w:rPr>
          <w:rFonts w:ascii="Times New Roman" w:hAnsi="Times New Roman"/>
          <w:bCs/>
          <w:sz w:val="24"/>
        </w:rPr>
        <w:t>The JSP engine converts the JSP page into an appropriate Java Servlet</w:t>
      </w:r>
      <w:r w:rsidR="00752011">
        <w:rPr>
          <w:rFonts w:ascii="Times New Roman" w:hAnsi="Times New Roman"/>
          <w:bCs/>
          <w:sz w:val="24"/>
        </w:rPr>
        <w:t xml:space="preserve"> [31]</w:t>
      </w:r>
      <w:r>
        <w:rPr>
          <w:rFonts w:ascii="Times New Roman" w:hAnsi="Times New Roman"/>
          <w:bCs/>
          <w:sz w:val="24"/>
        </w:rPr>
        <w:t>.</w:t>
      </w:r>
    </w:p>
    <w:p w14:paraId="30D475F6" w14:textId="715D853E" w:rsidR="009220BD" w:rsidRPr="002E22CE" w:rsidRDefault="009220BD" w:rsidP="00864B22">
      <w:pPr>
        <w:pStyle w:val="ListParagraph"/>
        <w:numPr>
          <w:ilvl w:val="0"/>
          <w:numId w:val="115"/>
        </w:numPr>
        <w:spacing w:after="0" w:line="480" w:lineRule="auto"/>
        <w:ind w:left="720"/>
        <w:rPr>
          <w:bCs/>
          <w:sz w:val="24"/>
        </w:rPr>
      </w:pPr>
      <w:r>
        <w:rPr>
          <w:rFonts w:ascii="Times New Roman" w:hAnsi="Times New Roman"/>
          <w:bCs/>
          <w:sz w:val="24"/>
        </w:rPr>
        <w:t xml:space="preserve">The JSP engine creates an executable class file after </w:t>
      </w:r>
      <w:r w:rsidR="00B51007">
        <w:rPr>
          <w:rFonts w:ascii="Times New Roman" w:hAnsi="Times New Roman"/>
          <w:bCs/>
          <w:sz w:val="24"/>
        </w:rPr>
        <w:t xml:space="preserve">the </w:t>
      </w:r>
      <w:r>
        <w:rPr>
          <w:rFonts w:ascii="Times New Roman" w:hAnsi="Times New Roman"/>
          <w:bCs/>
          <w:sz w:val="24"/>
        </w:rPr>
        <w:t>compilation of the JSP p</w:t>
      </w:r>
      <w:r w:rsidR="00B51007">
        <w:rPr>
          <w:rFonts w:ascii="Times New Roman" w:hAnsi="Times New Roman"/>
          <w:bCs/>
          <w:sz w:val="24"/>
        </w:rPr>
        <w:t>age and forward</w:t>
      </w:r>
      <w:r w:rsidR="00B3457E">
        <w:rPr>
          <w:rFonts w:ascii="Times New Roman" w:hAnsi="Times New Roman"/>
          <w:bCs/>
          <w:sz w:val="24"/>
        </w:rPr>
        <w:t>s</w:t>
      </w:r>
      <w:r w:rsidR="00B51007">
        <w:rPr>
          <w:rFonts w:ascii="Times New Roman" w:hAnsi="Times New Roman"/>
          <w:bCs/>
          <w:sz w:val="24"/>
        </w:rPr>
        <w:t xml:space="preserve"> the request to the</w:t>
      </w:r>
      <w:r>
        <w:rPr>
          <w:rFonts w:ascii="Times New Roman" w:hAnsi="Times New Roman"/>
          <w:bCs/>
          <w:sz w:val="24"/>
        </w:rPr>
        <w:t xml:space="preserve"> servlet engine (a part of web-server)</w:t>
      </w:r>
      <w:r w:rsidR="00752011">
        <w:rPr>
          <w:rFonts w:ascii="Times New Roman" w:hAnsi="Times New Roman"/>
          <w:bCs/>
          <w:sz w:val="24"/>
        </w:rPr>
        <w:t xml:space="preserve"> [31]</w:t>
      </w:r>
      <w:r>
        <w:rPr>
          <w:rFonts w:ascii="Times New Roman" w:hAnsi="Times New Roman"/>
          <w:bCs/>
          <w:sz w:val="24"/>
        </w:rPr>
        <w:t>.</w:t>
      </w:r>
    </w:p>
    <w:p w14:paraId="3AE3D0EB" w14:textId="3D9D36B2" w:rsidR="009220BD" w:rsidRPr="008F2365" w:rsidRDefault="009220BD" w:rsidP="006D557A">
      <w:pPr>
        <w:pStyle w:val="ListParagraph"/>
        <w:numPr>
          <w:ilvl w:val="0"/>
          <w:numId w:val="115"/>
        </w:numPr>
        <w:spacing w:after="0" w:line="480" w:lineRule="auto"/>
        <w:ind w:left="720"/>
        <w:rPr>
          <w:bCs/>
          <w:sz w:val="24"/>
        </w:rPr>
      </w:pPr>
      <w:r>
        <w:rPr>
          <w:rFonts w:ascii="Times New Roman" w:hAnsi="Times New Roman"/>
          <w:bCs/>
          <w:sz w:val="24"/>
        </w:rPr>
        <w:t>Servlet engine executes the class file and generate</w:t>
      </w:r>
      <w:r w:rsidR="00B3457E">
        <w:rPr>
          <w:rFonts w:ascii="Times New Roman" w:hAnsi="Times New Roman"/>
          <w:bCs/>
          <w:sz w:val="24"/>
        </w:rPr>
        <w:t>s</w:t>
      </w:r>
      <w:r>
        <w:rPr>
          <w:rFonts w:ascii="Times New Roman" w:hAnsi="Times New Roman"/>
          <w:bCs/>
          <w:sz w:val="24"/>
        </w:rPr>
        <w:t xml:space="preserve"> a HTML output, which is forwarded to the web-browser along with the HTTP response</w:t>
      </w:r>
      <w:r w:rsidR="00752011">
        <w:rPr>
          <w:rFonts w:ascii="Times New Roman" w:hAnsi="Times New Roman"/>
          <w:bCs/>
          <w:sz w:val="24"/>
        </w:rPr>
        <w:t xml:space="preserve"> [31]</w:t>
      </w:r>
      <w:r>
        <w:rPr>
          <w:rFonts w:ascii="Times New Roman" w:hAnsi="Times New Roman"/>
          <w:bCs/>
          <w:sz w:val="24"/>
        </w:rPr>
        <w:t>.</w:t>
      </w:r>
      <w:r>
        <w:rPr>
          <w:bCs/>
          <w:sz w:val="24"/>
        </w:rPr>
        <w:tab/>
        <w:t xml:space="preserve">   </w:t>
      </w:r>
    </w:p>
    <w:p w14:paraId="07E06216" w14:textId="77777777" w:rsidR="009220BD" w:rsidRDefault="009220BD" w:rsidP="009220BD">
      <w:pPr>
        <w:spacing w:after="0" w:line="480" w:lineRule="auto"/>
        <w:jc w:val="center"/>
        <w:rPr>
          <w:b/>
          <w:bCs/>
          <w:sz w:val="24"/>
        </w:rPr>
      </w:pPr>
      <w:r>
        <w:rPr>
          <w:b/>
          <w:bCs/>
          <w:sz w:val="24"/>
        </w:rPr>
        <w:lastRenderedPageBreak/>
        <w:t>CHAPTER 5</w:t>
      </w:r>
    </w:p>
    <w:p w14:paraId="461FAE13" w14:textId="77777777" w:rsidR="009220BD" w:rsidRDefault="009220BD" w:rsidP="009220BD">
      <w:pPr>
        <w:spacing w:after="0" w:line="480" w:lineRule="auto"/>
        <w:jc w:val="center"/>
        <w:rPr>
          <w:b/>
          <w:bCs/>
          <w:sz w:val="24"/>
        </w:rPr>
      </w:pPr>
      <w:r>
        <w:rPr>
          <w:b/>
          <w:bCs/>
          <w:sz w:val="24"/>
        </w:rPr>
        <w:t>RESULTANT SYSTEM</w:t>
      </w:r>
    </w:p>
    <w:p w14:paraId="14C6507D" w14:textId="77777777" w:rsidR="00F85061" w:rsidRDefault="009220BD" w:rsidP="00F85061">
      <w:pPr>
        <w:spacing w:after="0" w:line="480" w:lineRule="auto"/>
        <w:rPr>
          <w:bCs/>
          <w:sz w:val="24"/>
        </w:rPr>
      </w:pPr>
      <w:r>
        <w:rPr>
          <w:b/>
          <w:bCs/>
          <w:sz w:val="24"/>
        </w:rPr>
        <w:tab/>
      </w:r>
      <w:r w:rsidR="00F85061">
        <w:rPr>
          <w:bCs/>
          <w:sz w:val="24"/>
        </w:rPr>
        <w:t>In the previous chapters, the technologies that were used in developing the Student Registration System have been discussed. The MVC architecture and Java Spring Framework are the core technology on which the whole system relies. Demonstration of these technologies is the main goal behind the development of the Student Registration System. All the discussed technologies are successfully integrated and implemented with each other. As a result, a robust and efficient Web-Application has been developed in which all aspects of Model-View-Controller architecture and Spring Framework have been distinctly exemplified.</w:t>
      </w:r>
    </w:p>
    <w:p w14:paraId="0D9322B5" w14:textId="170A9657" w:rsidR="009220BD" w:rsidRDefault="00F85061" w:rsidP="00F85061">
      <w:pPr>
        <w:spacing w:after="0" w:line="480" w:lineRule="auto"/>
        <w:rPr>
          <w:bCs/>
          <w:sz w:val="24"/>
        </w:rPr>
      </w:pPr>
      <w:r>
        <w:rPr>
          <w:bCs/>
          <w:sz w:val="24"/>
        </w:rPr>
        <w:tab/>
        <w:t>In this chapter, the Student Registration System will be presented using mock-ups. All the crucial functionalities of the system will be exemplified in these mock-ups. In the following figures these mock-ups have been presented with their descriptions:</w:t>
      </w:r>
      <w:r w:rsidR="009220BD" w:rsidRPr="003C755A">
        <w:rPr>
          <w:bCs/>
          <w:noProof/>
          <w:sz w:val="24"/>
        </w:rPr>
        <w:drawing>
          <wp:inline distT="0" distB="0" distL="0" distR="0" wp14:anchorId="6C0765C9" wp14:editId="3ABD3024">
            <wp:extent cx="3514725" cy="3628215"/>
            <wp:effectExtent l="0" t="0" r="0" b="0"/>
            <wp:docPr id="12" name="Picture 12" descr="E:\MS_Project\Mock-Ups\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S_Project\Mock-Ups\Ro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7626" cy="3651855"/>
                    </a:xfrm>
                    <a:prstGeom prst="rect">
                      <a:avLst/>
                    </a:prstGeom>
                    <a:noFill/>
                    <a:ln>
                      <a:noFill/>
                    </a:ln>
                  </pic:spPr>
                </pic:pic>
              </a:graphicData>
            </a:graphic>
          </wp:inline>
        </w:drawing>
      </w:r>
    </w:p>
    <w:p w14:paraId="60A73C24" w14:textId="3741A2C3" w:rsidR="009220BD" w:rsidRPr="00D17E41" w:rsidRDefault="009220BD" w:rsidP="009220BD">
      <w:pPr>
        <w:spacing w:after="0" w:line="480" w:lineRule="auto"/>
        <w:rPr>
          <w:bCs/>
          <w:sz w:val="24"/>
        </w:rPr>
      </w:pPr>
      <w:r>
        <w:rPr>
          <w:b/>
          <w:bCs/>
          <w:sz w:val="24"/>
        </w:rPr>
        <w:t>F</w:t>
      </w:r>
      <w:r w:rsidR="006D435C">
        <w:rPr>
          <w:b/>
          <w:bCs/>
          <w:sz w:val="24"/>
        </w:rPr>
        <w:t>IGURE</w:t>
      </w:r>
      <w:r>
        <w:rPr>
          <w:b/>
          <w:bCs/>
          <w:sz w:val="24"/>
        </w:rPr>
        <w:t xml:space="preserve"> 12. Role page.</w:t>
      </w:r>
      <w:r>
        <w:rPr>
          <w:bCs/>
          <w:sz w:val="24"/>
        </w:rPr>
        <w:t xml:space="preserve">   </w:t>
      </w:r>
    </w:p>
    <w:p w14:paraId="0ABB0860" w14:textId="18899A78" w:rsidR="009220BD" w:rsidRDefault="009220BD" w:rsidP="009220BD">
      <w:pPr>
        <w:spacing w:after="0" w:line="480" w:lineRule="auto"/>
        <w:rPr>
          <w:bCs/>
          <w:sz w:val="24"/>
        </w:rPr>
      </w:pPr>
      <w:r>
        <w:rPr>
          <w:bCs/>
          <w:sz w:val="24"/>
        </w:rPr>
        <w:lastRenderedPageBreak/>
        <w:tab/>
        <w:t xml:space="preserve"> </w:t>
      </w:r>
      <w:r w:rsidR="009F1F20">
        <w:rPr>
          <w:bCs/>
          <w:sz w:val="24"/>
        </w:rPr>
        <w:t>In Figure 12, the role page has been displayed. This page is the welcome page of the Web-Application, which will open first whenever the Web-Application is executed. As it can be seen from the figure that there are three types of users: Admin, Student, and Teacher. Users will click a button and select their appropriate role.</w:t>
      </w:r>
    </w:p>
    <w:p w14:paraId="443CEF71" w14:textId="77777777" w:rsidR="009220BD" w:rsidRDefault="009220BD" w:rsidP="009220BD">
      <w:pPr>
        <w:spacing w:after="0" w:line="480" w:lineRule="auto"/>
        <w:rPr>
          <w:bCs/>
          <w:sz w:val="24"/>
        </w:rPr>
      </w:pPr>
      <w:r>
        <w:rPr>
          <w:noProof/>
        </w:rPr>
        <w:drawing>
          <wp:inline distT="0" distB="0" distL="0" distR="0" wp14:anchorId="7DAE4698" wp14:editId="174C9ABF">
            <wp:extent cx="3248025" cy="361506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1762" cy="3652618"/>
                    </a:xfrm>
                    <a:prstGeom prst="rect">
                      <a:avLst/>
                    </a:prstGeom>
                  </pic:spPr>
                </pic:pic>
              </a:graphicData>
            </a:graphic>
          </wp:inline>
        </w:drawing>
      </w:r>
      <w:r>
        <w:rPr>
          <w:bCs/>
          <w:sz w:val="24"/>
        </w:rPr>
        <w:t xml:space="preserve">   </w:t>
      </w:r>
    </w:p>
    <w:p w14:paraId="70BA8E1A" w14:textId="7A35939D" w:rsidR="009220BD" w:rsidRDefault="009220BD" w:rsidP="009220BD">
      <w:pPr>
        <w:spacing w:after="0" w:line="480" w:lineRule="auto"/>
        <w:rPr>
          <w:b/>
          <w:bCs/>
          <w:sz w:val="24"/>
        </w:rPr>
      </w:pPr>
      <w:r>
        <w:rPr>
          <w:b/>
          <w:bCs/>
          <w:sz w:val="24"/>
        </w:rPr>
        <w:t>F</w:t>
      </w:r>
      <w:r w:rsidR="006D435C">
        <w:rPr>
          <w:b/>
          <w:bCs/>
          <w:sz w:val="24"/>
        </w:rPr>
        <w:t>IGURE</w:t>
      </w:r>
      <w:r>
        <w:rPr>
          <w:b/>
          <w:bCs/>
          <w:sz w:val="24"/>
        </w:rPr>
        <w:t xml:space="preserve"> 13. Login page.</w:t>
      </w:r>
    </w:p>
    <w:p w14:paraId="3FEA634C" w14:textId="22A05DCE" w:rsidR="009220BD" w:rsidRDefault="009220BD" w:rsidP="008B4F95">
      <w:pPr>
        <w:spacing w:after="0" w:line="480" w:lineRule="auto"/>
        <w:ind w:firstLine="720"/>
        <w:rPr>
          <w:bCs/>
          <w:sz w:val="24"/>
        </w:rPr>
      </w:pPr>
      <w:r>
        <w:rPr>
          <w:bCs/>
          <w:sz w:val="24"/>
        </w:rPr>
        <w:t>After selecting the role</w:t>
      </w:r>
      <w:r w:rsidR="007C0AAE">
        <w:rPr>
          <w:bCs/>
          <w:sz w:val="24"/>
        </w:rPr>
        <w:t>,</w:t>
      </w:r>
      <w:r>
        <w:rPr>
          <w:bCs/>
          <w:sz w:val="24"/>
        </w:rPr>
        <w:t xml:space="preserve"> users will be redirected to </w:t>
      </w:r>
      <w:r w:rsidR="007C6B7B">
        <w:rPr>
          <w:bCs/>
          <w:sz w:val="24"/>
        </w:rPr>
        <w:t xml:space="preserve">the </w:t>
      </w:r>
      <w:r>
        <w:rPr>
          <w:bCs/>
          <w:sz w:val="24"/>
        </w:rPr>
        <w:t>login page</w:t>
      </w:r>
      <w:r w:rsidR="007C0AAE">
        <w:rPr>
          <w:bCs/>
          <w:sz w:val="24"/>
        </w:rPr>
        <w:t xml:space="preserve"> that is shown in Figure 13.</w:t>
      </w:r>
      <w:r w:rsidR="007C6B7B">
        <w:rPr>
          <w:bCs/>
          <w:sz w:val="24"/>
        </w:rPr>
        <w:t xml:space="preserve"> </w:t>
      </w:r>
      <w:r w:rsidR="007C0AAE">
        <w:rPr>
          <w:bCs/>
          <w:sz w:val="24"/>
        </w:rPr>
        <w:t>Then</w:t>
      </w:r>
      <w:r w:rsidR="007C6B7B">
        <w:rPr>
          <w:bCs/>
          <w:sz w:val="24"/>
        </w:rPr>
        <w:t xml:space="preserve"> they will enter their credentials and if entered username and password are correct then </w:t>
      </w:r>
      <w:r w:rsidR="00E44A8D">
        <w:rPr>
          <w:bCs/>
          <w:sz w:val="24"/>
        </w:rPr>
        <w:t>users</w:t>
      </w:r>
      <w:r w:rsidR="007C6B7B">
        <w:rPr>
          <w:bCs/>
          <w:sz w:val="24"/>
        </w:rPr>
        <w:t xml:space="preserve"> can access their profile. However, if </w:t>
      </w:r>
      <w:r w:rsidR="00293767">
        <w:rPr>
          <w:bCs/>
          <w:sz w:val="24"/>
        </w:rPr>
        <w:t xml:space="preserve">the </w:t>
      </w:r>
      <w:r w:rsidR="007C6B7B">
        <w:rPr>
          <w:bCs/>
          <w:sz w:val="24"/>
        </w:rPr>
        <w:t>entered credentials were incorrect</w:t>
      </w:r>
      <w:r w:rsidR="00A31203">
        <w:rPr>
          <w:bCs/>
          <w:sz w:val="24"/>
        </w:rPr>
        <w:t>,</w:t>
      </w:r>
      <w:r w:rsidR="007C6B7B">
        <w:rPr>
          <w:bCs/>
          <w:sz w:val="24"/>
        </w:rPr>
        <w:t xml:space="preserve"> then the system will deny the access and shows </w:t>
      </w:r>
      <w:r w:rsidR="0066707E">
        <w:rPr>
          <w:bCs/>
          <w:sz w:val="24"/>
        </w:rPr>
        <w:t xml:space="preserve">an </w:t>
      </w:r>
      <w:r w:rsidR="007C6B7B">
        <w:rPr>
          <w:bCs/>
          <w:sz w:val="24"/>
        </w:rPr>
        <w:t>error message as shown in Figure 14. To implement this login module an efficient technology known as Spring Security [</w:t>
      </w:r>
      <w:r w:rsidR="005C51BC">
        <w:rPr>
          <w:bCs/>
          <w:sz w:val="24"/>
        </w:rPr>
        <w:t>36</w:t>
      </w:r>
      <w:r w:rsidR="007C6B7B">
        <w:rPr>
          <w:bCs/>
          <w:sz w:val="24"/>
        </w:rPr>
        <w:t xml:space="preserve">] has been used.   </w:t>
      </w:r>
      <w:r>
        <w:rPr>
          <w:bCs/>
          <w:sz w:val="24"/>
        </w:rPr>
        <w:t xml:space="preserve"> </w:t>
      </w:r>
    </w:p>
    <w:p w14:paraId="219D20B1" w14:textId="7389B1EB" w:rsidR="00973941" w:rsidRPr="003464AC" w:rsidRDefault="00E44A8D" w:rsidP="003464AC">
      <w:pPr>
        <w:spacing w:after="0" w:line="480" w:lineRule="auto"/>
        <w:ind w:firstLine="720"/>
        <w:rPr>
          <w:bCs/>
          <w:sz w:val="24"/>
        </w:rPr>
      </w:pPr>
      <w:r>
        <w:rPr>
          <w:bCs/>
          <w:sz w:val="24"/>
        </w:rPr>
        <w:t>Once the user</w:t>
      </w:r>
      <w:r w:rsidR="00340828">
        <w:rPr>
          <w:bCs/>
          <w:sz w:val="24"/>
        </w:rPr>
        <w:t>s (teacher or student) are</w:t>
      </w:r>
      <w:r>
        <w:rPr>
          <w:bCs/>
          <w:sz w:val="24"/>
        </w:rPr>
        <w:t xml:space="preserve"> successfully logged </w:t>
      </w:r>
      <w:r w:rsidR="00B73896">
        <w:rPr>
          <w:bCs/>
          <w:sz w:val="24"/>
        </w:rPr>
        <w:t xml:space="preserve">into the system, </w:t>
      </w:r>
      <w:r w:rsidR="003464AC">
        <w:rPr>
          <w:bCs/>
          <w:sz w:val="24"/>
        </w:rPr>
        <w:t>their profile page will be opened as shown in F</w:t>
      </w:r>
      <w:r w:rsidR="00895543">
        <w:rPr>
          <w:bCs/>
          <w:sz w:val="24"/>
        </w:rPr>
        <w:t>igure 15. The menu is also displayed</w:t>
      </w:r>
      <w:r w:rsidR="003464AC">
        <w:rPr>
          <w:bCs/>
          <w:sz w:val="24"/>
        </w:rPr>
        <w:t xml:space="preserve"> in the figure from which user can select any option to perform their tasks. </w:t>
      </w:r>
    </w:p>
    <w:p w14:paraId="3CBB122B" w14:textId="1A857EE2" w:rsidR="001F3165" w:rsidRDefault="007C6B7B" w:rsidP="00211CD6">
      <w:pPr>
        <w:spacing w:after="0" w:line="480" w:lineRule="auto"/>
        <w:rPr>
          <w:sz w:val="24"/>
        </w:rPr>
      </w:pPr>
      <w:r w:rsidRPr="007C6B7B">
        <w:rPr>
          <w:noProof/>
          <w:sz w:val="24"/>
        </w:rPr>
        <w:lastRenderedPageBreak/>
        <w:drawing>
          <wp:inline distT="0" distB="0" distL="0" distR="0" wp14:anchorId="5FBEB085" wp14:editId="6FB1AB5D">
            <wp:extent cx="3178656" cy="3827721"/>
            <wp:effectExtent l="0" t="0" r="3175" b="1905"/>
            <wp:docPr id="15" name="Picture 15" descr="E:\MS_Project\Mock-Ups\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S_Project\Mock-Ups\Fai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2818" cy="3844775"/>
                    </a:xfrm>
                    <a:prstGeom prst="rect">
                      <a:avLst/>
                    </a:prstGeom>
                    <a:noFill/>
                    <a:ln>
                      <a:noFill/>
                    </a:ln>
                  </pic:spPr>
                </pic:pic>
              </a:graphicData>
            </a:graphic>
          </wp:inline>
        </w:drawing>
      </w:r>
    </w:p>
    <w:p w14:paraId="0E616179" w14:textId="4EA9719D" w:rsidR="007C6B7B" w:rsidRPr="007C6B7B" w:rsidRDefault="0047536E" w:rsidP="00211CD6">
      <w:pPr>
        <w:spacing w:after="0" w:line="480" w:lineRule="auto"/>
        <w:rPr>
          <w:b/>
          <w:sz w:val="24"/>
        </w:rPr>
      </w:pPr>
      <w:r>
        <w:rPr>
          <w:b/>
          <w:sz w:val="24"/>
        </w:rPr>
        <w:t>FIGURE</w:t>
      </w:r>
      <w:r w:rsidR="007C6B7B">
        <w:rPr>
          <w:b/>
          <w:sz w:val="24"/>
        </w:rPr>
        <w:t xml:space="preserve"> 14. Login error </w:t>
      </w:r>
    </w:p>
    <w:p w14:paraId="23FBE325" w14:textId="100DB1B5" w:rsidR="00973941" w:rsidRPr="00E1279A" w:rsidRDefault="003464AC" w:rsidP="00F305A5">
      <w:pPr>
        <w:spacing w:after="0" w:line="480" w:lineRule="auto"/>
        <w:rPr>
          <w:b/>
          <w:sz w:val="24"/>
        </w:rPr>
      </w:pPr>
      <w:r w:rsidRPr="003464AC">
        <w:rPr>
          <w:b/>
          <w:noProof/>
          <w:sz w:val="24"/>
        </w:rPr>
        <w:drawing>
          <wp:inline distT="0" distB="0" distL="0" distR="0" wp14:anchorId="30E9DAE2" wp14:editId="64FA612E">
            <wp:extent cx="6020096" cy="3434316"/>
            <wp:effectExtent l="0" t="0" r="0" b="0"/>
            <wp:docPr id="16" name="Picture 16" descr="E:\MS_Project\Mock-Ups\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S_Project\Mock-Ups\SProfi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0096" cy="3434316"/>
                    </a:xfrm>
                    <a:prstGeom prst="rect">
                      <a:avLst/>
                    </a:prstGeom>
                    <a:noFill/>
                    <a:ln>
                      <a:noFill/>
                    </a:ln>
                  </pic:spPr>
                </pic:pic>
              </a:graphicData>
            </a:graphic>
          </wp:inline>
        </w:drawing>
      </w:r>
    </w:p>
    <w:p w14:paraId="3C0CB6E1" w14:textId="2580FE6D" w:rsidR="00B73896" w:rsidRDefault="0047536E" w:rsidP="00211CD6">
      <w:pPr>
        <w:spacing w:after="0" w:line="480" w:lineRule="auto"/>
        <w:rPr>
          <w:b/>
          <w:sz w:val="24"/>
        </w:rPr>
      </w:pPr>
      <w:r>
        <w:rPr>
          <w:b/>
          <w:sz w:val="24"/>
        </w:rPr>
        <w:t>FIGURE</w:t>
      </w:r>
      <w:r w:rsidR="003464AC">
        <w:rPr>
          <w:b/>
          <w:sz w:val="24"/>
        </w:rPr>
        <w:t xml:space="preserve"> 15. Profile page</w:t>
      </w:r>
    </w:p>
    <w:p w14:paraId="7B5FFD6F" w14:textId="34780E9D" w:rsidR="00B73896" w:rsidRDefault="00B73896" w:rsidP="00211CD6">
      <w:pPr>
        <w:spacing w:after="0" w:line="480" w:lineRule="auto"/>
        <w:rPr>
          <w:b/>
          <w:sz w:val="24"/>
        </w:rPr>
      </w:pPr>
      <w:r w:rsidRPr="00B73896">
        <w:rPr>
          <w:b/>
          <w:noProof/>
          <w:sz w:val="24"/>
        </w:rPr>
        <w:lastRenderedPageBreak/>
        <w:drawing>
          <wp:inline distT="0" distB="0" distL="0" distR="0" wp14:anchorId="71F042E1" wp14:editId="2CD7E9FD">
            <wp:extent cx="5927090" cy="1857375"/>
            <wp:effectExtent l="0" t="0" r="0" b="9525"/>
            <wp:docPr id="17" name="Picture 17" descr="E:\MS_Project\Mock-Ups\Add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S_Project\Mock-Ups\Add_Clas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196" cy="1859915"/>
                    </a:xfrm>
                    <a:prstGeom prst="rect">
                      <a:avLst/>
                    </a:prstGeom>
                    <a:noFill/>
                    <a:ln>
                      <a:noFill/>
                    </a:ln>
                  </pic:spPr>
                </pic:pic>
              </a:graphicData>
            </a:graphic>
          </wp:inline>
        </w:drawing>
      </w:r>
    </w:p>
    <w:p w14:paraId="7CD56F74" w14:textId="67210F92" w:rsidR="00B73896" w:rsidRDefault="0047536E" w:rsidP="00211CD6">
      <w:pPr>
        <w:spacing w:after="0" w:line="480" w:lineRule="auto"/>
        <w:rPr>
          <w:b/>
          <w:sz w:val="24"/>
        </w:rPr>
      </w:pPr>
      <w:r>
        <w:rPr>
          <w:b/>
          <w:sz w:val="24"/>
        </w:rPr>
        <w:t>FIGURE</w:t>
      </w:r>
      <w:r w:rsidR="00B73896">
        <w:rPr>
          <w:b/>
          <w:sz w:val="24"/>
        </w:rPr>
        <w:t xml:space="preserve"> 16. Add class</w:t>
      </w:r>
    </w:p>
    <w:p w14:paraId="33656764" w14:textId="2EF182F5" w:rsidR="00BE1A3B" w:rsidRDefault="008331D7" w:rsidP="00714B8B">
      <w:pPr>
        <w:spacing w:after="0" w:line="480" w:lineRule="auto"/>
        <w:ind w:firstLine="720"/>
        <w:rPr>
          <w:sz w:val="24"/>
        </w:rPr>
      </w:pPr>
      <w:r>
        <w:rPr>
          <w:sz w:val="24"/>
        </w:rPr>
        <w:t xml:space="preserve">Figure 16 shows the page when students select the add class option from the menu. From this page, they will select the Term Name and Course Name to enroll in a particular course. After clicking on the Add button, the system will validate that the entered course has available seats because in a particular course no more than 20 students can enroll for </w:t>
      </w:r>
      <w:r w:rsidRPr="0019340C">
        <w:rPr>
          <w:sz w:val="24"/>
        </w:rPr>
        <w:t>o</w:t>
      </w:r>
      <w:r>
        <w:rPr>
          <w:sz w:val="24"/>
        </w:rPr>
        <w:t xml:space="preserve">ne term. </w:t>
      </w:r>
      <w:r w:rsidR="0019340C" w:rsidRPr="00283D5F">
        <w:rPr>
          <w:noProof/>
          <w:sz w:val="24"/>
        </w:rPr>
        <w:drawing>
          <wp:inline distT="0" distB="0" distL="0" distR="0" wp14:anchorId="0DB5482C" wp14:editId="7E9E7627">
            <wp:extent cx="5943008" cy="3429000"/>
            <wp:effectExtent l="0" t="0" r="635" b="0"/>
            <wp:docPr id="18" name="Picture 18" descr="E:\MS_Project\Mock-Ups\En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S_Project\Mock-Ups\Enrol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02" cy="3429689"/>
                    </a:xfrm>
                    <a:prstGeom prst="rect">
                      <a:avLst/>
                    </a:prstGeom>
                    <a:noFill/>
                    <a:ln>
                      <a:noFill/>
                    </a:ln>
                  </pic:spPr>
                </pic:pic>
              </a:graphicData>
            </a:graphic>
          </wp:inline>
        </w:drawing>
      </w:r>
      <w:r w:rsidR="00283D5F">
        <w:rPr>
          <w:sz w:val="24"/>
        </w:rPr>
        <w:t xml:space="preserve"> </w:t>
      </w:r>
    </w:p>
    <w:p w14:paraId="4C046AC4" w14:textId="2871FF59" w:rsidR="00F05416" w:rsidRDefault="0047536E" w:rsidP="00F05416">
      <w:pPr>
        <w:spacing w:after="0" w:line="480" w:lineRule="auto"/>
        <w:rPr>
          <w:b/>
          <w:sz w:val="24"/>
        </w:rPr>
      </w:pPr>
      <w:r>
        <w:rPr>
          <w:b/>
          <w:sz w:val="24"/>
        </w:rPr>
        <w:t>FIGURE</w:t>
      </w:r>
      <w:r w:rsidR="00BE1A3B">
        <w:rPr>
          <w:b/>
          <w:sz w:val="24"/>
        </w:rPr>
        <w:t xml:space="preserve"> 17. Enrollment page</w:t>
      </w:r>
    </w:p>
    <w:p w14:paraId="3648B84B" w14:textId="77777777" w:rsidR="00832C7D" w:rsidRPr="00F05416" w:rsidRDefault="00832C7D" w:rsidP="00832C7D">
      <w:pPr>
        <w:spacing w:after="0" w:line="480" w:lineRule="auto"/>
        <w:ind w:firstLine="720"/>
        <w:rPr>
          <w:b/>
          <w:sz w:val="24"/>
        </w:rPr>
      </w:pPr>
      <w:r>
        <w:rPr>
          <w:sz w:val="24"/>
        </w:rPr>
        <w:lastRenderedPageBreak/>
        <w:t>If the validation returns with any available seats, then the summary page shown in Figure 17 will be displayed, and after clicking on the enroll button, the course will be successfully added in the student’s schedule. In the opposite condition, the validation will return with the error message shown in Figure 18.</w:t>
      </w:r>
    </w:p>
    <w:p w14:paraId="4494B24A" w14:textId="3F233B9C" w:rsidR="00283D5F" w:rsidRDefault="00283D5F" w:rsidP="00211CD6">
      <w:pPr>
        <w:spacing w:after="0" w:line="480" w:lineRule="auto"/>
        <w:rPr>
          <w:sz w:val="24"/>
        </w:rPr>
      </w:pPr>
      <w:r w:rsidRPr="00283D5F">
        <w:rPr>
          <w:noProof/>
          <w:sz w:val="24"/>
        </w:rPr>
        <w:drawing>
          <wp:inline distT="0" distB="0" distL="0" distR="0" wp14:anchorId="5FBF2EBC" wp14:editId="7B2C0E7F">
            <wp:extent cx="5942964" cy="2981325"/>
            <wp:effectExtent l="0" t="0" r="1270" b="0"/>
            <wp:docPr id="19" name="Picture 19" descr="E:\MS_Project\Mock-Ups\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S_Project\Mock-Ups\Err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4110" cy="2986917"/>
                    </a:xfrm>
                    <a:prstGeom prst="rect">
                      <a:avLst/>
                    </a:prstGeom>
                    <a:noFill/>
                    <a:ln>
                      <a:noFill/>
                    </a:ln>
                  </pic:spPr>
                </pic:pic>
              </a:graphicData>
            </a:graphic>
          </wp:inline>
        </w:drawing>
      </w:r>
    </w:p>
    <w:p w14:paraId="45B2AA2F" w14:textId="70F98D86" w:rsidR="00283D5F" w:rsidRDefault="0047536E" w:rsidP="00211CD6">
      <w:pPr>
        <w:spacing w:after="0" w:line="480" w:lineRule="auto"/>
        <w:rPr>
          <w:b/>
          <w:sz w:val="24"/>
        </w:rPr>
      </w:pPr>
      <w:r>
        <w:rPr>
          <w:b/>
          <w:sz w:val="24"/>
        </w:rPr>
        <w:t>FIGURE</w:t>
      </w:r>
      <w:r w:rsidR="00283D5F">
        <w:rPr>
          <w:b/>
          <w:sz w:val="24"/>
        </w:rPr>
        <w:t xml:space="preserve"> 18. Enrollment error.</w:t>
      </w:r>
    </w:p>
    <w:p w14:paraId="7CAD0B23" w14:textId="1C26E885" w:rsidR="002B0590" w:rsidRDefault="002B0590" w:rsidP="00211CD6">
      <w:pPr>
        <w:spacing w:after="0" w:line="480" w:lineRule="auto"/>
        <w:rPr>
          <w:b/>
          <w:sz w:val="24"/>
        </w:rPr>
      </w:pPr>
      <w:r w:rsidRPr="002B0590">
        <w:rPr>
          <w:b/>
          <w:noProof/>
          <w:sz w:val="24"/>
        </w:rPr>
        <w:drawing>
          <wp:inline distT="0" distB="0" distL="0" distR="0" wp14:anchorId="0BD4A912" wp14:editId="33B7AA2F">
            <wp:extent cx="5942330" cy="2924175"/>
            <wp:effectExtent l="0" t="0" r="1270" b="9525"/>
            <wp:docPr id="20" name="Picture 20" descr="E:\MS_Project\Mock-Ups\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S_Project\Mock-Ups\Grad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1326" cy="2928602"/>
                    </a:xfrm>
                    <a:prstGeom prst="rect">
                      <a:avLst/>
                    </a:prstGeom>
                    <a:noFill/>
                    <a:ln>
                      <a:noFill/>
                    </a:ln>
                  </pic:spPr>
                </pic:pic>
              </a:graphicData>
            </a:graphic>
          </wp:inline>
        </w:drawing>
      </w:r>
    </w:p>
    <w:p w14:paraId="1BB2E620" w14:textId="28DFDE06" w:rsidR="002B0590" w:rsidRPr="002B0590" w:rsidRDefault="0047536E" w:rsidP="00211CD6">
      <w:pPr>
        <w:spacing w:after="0" w:line="480" w:lineRule="auto"/>
        <w:rPr>
          <w:b/>
          <w:sz w:val="24"/>
        </w:rPr>
      </w:pPr>
      <w:r>
        <w:rPr>
          <w:b/>
          <w:sz w:val="24"/>
        </w:rPr>
        <w:t>FIGURE</w:t>
      </w:r>
      <w:r w:rsidR="002B0590">
        <w:rPr>
          <w:b/>
          <w:sz w:val="24"/>
        </w:rPr>
        <w:t xml:space="preserve"> 19. Grade page.</w:t>
      </w:r>
    </w:p>
    <w:p w14:paraId="5FB057C8" w14:textId="0580E806" w:rsidR="002B0590" w:rsidRDefault="002B0590" w:rsidP="00211CD6">
      <w:pPr>
        <w:spacing w:after="0" w:line="480" w:lineRule="auto"/>
        <w:rPr>
          <w:b/>
          <w:sz w:val="24"/>
        </w:rPr>
      </w:pPr>
      <w:r w:rsidRPr="002B0590">
        <w:rPr>
          <w:noProof/>
          <w:sz w:val="24"/>
        </w:rPr>
        <w:lastRenderedPageBreak/>
        <w:drawing>
          <wp:inline distT="0" distB="0" distL="0" distR="0" wp14:anchorId="4A51F510" wp14:editId="2A97BABD">
            <wp:extent cx="5942965" cy="3095625"/>
            <wp:effectExtent l="0" t="0" r="635" b="9525"/>
            <wp:docPr id="21" name="Picture 21" descr="E:\MS_Project\Mock-Ups\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S_Project\Mock-Ups\Schedu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5119" cy="3096747"/>
                    </a:xfrm>
                    <a:prstGeom prst="rect">
                      <a:avLst/>
                    </a:prstGeom>
                    <a:noFill/>
                    <a:ln>
                      <a:noFill/>
                    </a:ln>
                  </pic:spPr>
                </pic:pic>
              </a:graphicData>
            </a:graphic>
          </wp:inline>
        </w:drawing>
      </w:r>
      <w:r w:rsidR="0047536E">
        <w:rPr>
          <w:b/>
          <w:sz w:val="24"/>
        </w:rPr>
        <w:t>FIGURE</w:t>
      </w:r>
      <w:r>
        <w:rPr>
          <w:b/>
          <w:sz w:val="24"/>
        </w:rPr>
        <w:t xml:space="preserve"> 20. Schedule page.</w:t>
      </w:r>
    </w:p>
    <w:p w14:paraId="68592A6E" w14:textId="4B9A7E15" w:rsidR="00443CAF" w:rsidRDefault="00283D5F" w:rsidP="00443CAF">
      <w:pPr>
        <w:spacing w:after="0" w:line="480" w:lineRule="auto"/>
        <w:rPr>
          <w:sz w:val="24"/>
        </w:rPr>
      </w:pPr>
      <w:r>
        <w:rPr>
          <w:sz w:val="24"/>
        </w:rPr>
        <w:tab/>
      </w:r>
      <w:r w:rsidR="00443CAF">
        <w:rPr>
          <w:sz w:val="24"/>
        </w:rPr>
        <w:t>Students can see their grades by selecting the Grade option from the menu as shown in Figure 19. The grade page shows the assigned grades once the allocated teacher assigns them. In Figure 20 the schedule page is shown, which has a common structure for both students and teachers. This page shows locations and timings for the assigned or enrolled courses.</w:t>
      </w:r>
    </w:p>
    <w:p w14:paraId="7F70F244" w14:textId="26962012" w:rsidR="009F295F" w:rsidRDefault="009F295F" w:rsidP="00211CD6">
      <w:pPr>
        <w:spacing w:after="0" w:line="480" w:lineRule="auto"/>
        <w:rPr>
          <w:sz w:val="24"/>
        </w:rPr>
      </w:pPr>
      <w:r>
        <w:rPr>
          <w:noProof/>
        </w:rPr>
        <w:drawing>
          <wp:inline distT="0" distB="0" distL="0" distR="0" wp14:anchorId="5A37B3FE" wp14:editId="68EAD7E1">
            <wp:extent cx="5943600" cy="2562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62225"/>
                    </a:xfrm>
                    <a:prstGeom prst="rect">
                      <a:avLst/>
                    </a:prstGeom>
                  </pic:spPr>
                </pic:pic>
              </a:graphicData>
            </a:graphic>
          </wp:inline>
        </w:drawing>
      </w:r>
    </w:p>
    <w:p w14:paraId="127AF7FE" w14:textId="0B3C83FD" w:rsidR="009F295F" w:rsidRDefault="0047536E" w:rsidP="00211CD6">
      <w:pPr>
        <w:spacing w:after="0" w:line="480" w:lineRule="auto"/>
        <w:rPr>
          <w:b/>
          <w:sz w:val="24"/>
        </w:rPr>
      </w:pPr>
      <w:r>
        <w:rPr>
          <w:b/>
          <w:sz w:val="24"/>
        </w:rPr>
        <w:t>FIGURE</w:t>
      </w:r>
      <w:r w:rsidR="009F295F">
        <w:rPr>
          <w:b/>
          <w:sz w:val="24"/>
        </w:rPr>
        <w:t xml:space="preserve"> 21. Teacher </w:t>
      </w:r>
      <w:r w:rsidR="0079236B">
        <w:rPr>
          <w:b/>
          <w:sz w:val="24"/>
        </w:rPr>
        <w:t>Grade page.</w:t>
      </w:r>
    </w:p>
    <w:p w14:paraId="70F930AE" w14:textId="0BDAB5E5" w:rsidR="00D45353" w:rsidRDefault="0079236B" w:rsidP="00211CD6">
      <w:pPr>
        <w:spacing w:after="0" w:line="480" w:lineRule="auto"/>
        <w:rPr>
          <w:sz w:val="24"/>
        </w:rPr>
      </w:pPr>
      <w:r>
        <w:rPr>
          <w:sz w:val="24"/>
        </w:rPr>
        <w:lastRenderedPageBreak/>
        <w:tab/>
        <w:t xml:space="preserve">According </w:t>
      </w:r>
      <w:r w:rsidR="000C157A">
        <w:rPr>
          <w:sz w:val="24"/>
        </w:rPr>
        <w:t xml:space="preserve">to </w:t>
      </w:r>
      <w:r w:rsidR="009E38F2">
        <w:rPr>
          <w:sz w:val="24"/>
        </w:rPr>
        <w:t>Figure 21,</w:t>
      </w:r>
      <w:r>
        <w:rPr>
          <w:sz w:val="24"/>
        </w:rPr>
        <w:t xml:space="preserve"> teachers</w:t>
      </w:r>
      <w:r w:rsidR="007C49D0">
        <w:rPr>
          <w:sz w:val="24"/>
        </w:rPr>
        <w:t xml:space="preserve"> can perform different tasks by selecting appropriate option from the menu list. </w:t>
      </w:r>
      <w:r w:rsidR="00176171">
        <w:rPr>
          <w:sz w:val="24"/>
        </w:rPr>
        <w:t xml:space="preserve">The </w:t>
      </w:r>
      <w:r w:rsidR="007C49D0">
        <w:rPr>
          <w:sz w:val="24"/>
        </w:rPr>
        <w:t xml:space="preserve">Teacher Center option is filled with all </w:t>
      </w:r>
      <w:r w:rsidR="00C26591">
        <w:rPr>
          <w:sz w:val="24"/>
        </w:rPr>
        <w:t xml:space="preserve">the </w:t>
      </w:r>
      <w:r w:rsidR="007C49D0">
        <w:rPr>
          <w:sz w:val="24"/>
        </w:rPr>
        <w:t>featured functions</w:t>
      </w:r>
      <w:r w:rsidR="00C26591">
        <w:rPr>
          <w:sz w:val="24"/>
        </w:rPr>
        <w:t xml:space="preserve"> that teachers can perform. When</w:t>
      </w:r>
      <w:r w:rsidR="00D45353">
        <w:rPr>
          <w:sz w:val="24"/>
        </w:rPr>
        <w:t xml:space="preserve"> a </w:t>
      </w:r>
      <w:r w:rsidR="00C26591">
        <w:rPr>
          <w:sz w:val="24"/>
        </w:rPr>
        <w:t>teacher selects the Assign Grade option from the menu</w:t>
      </w:r>
      <w:r w:rsidR="00EF4CAF">
        <w:rPr>
          <w:sz w:val="24"/>
        </w:rPr>
        <w:t>,</w:t>
      </w:r>
      <w:r w:rsidR="00C26591">
        <w:rPr>
          <w:sz w:val="24"/>
        </w:rPr>
        <w:t xml:space="preserve"> the page sh</w:t>
      </w:r>
      <w:r w:rsidR="00D45353">
        <w:rPr>
          <w:sz w:val="24"/>
        </w:rPr>
        <w:t xml:space="preserve">own in figure will be displayed. If a teacher clicks on the assign </w:t>
      </w:r>
      <w:r w:rsidR="00E22C23">
        <w:rPr>
          <w:sz w:val="24"/>
        </w:rPr>
        <w:t>button,</w:t>
      </w:r>
      <w:r w:rsidR="00D45353">
        <w:rPr>
          <w:sz w:val="24"/>
        </w:rPr>
        <w:t xml:space="preserve"> the page shown in Figure </w:t>
      </w:r>
      <w:r w:rsidR="00681418">
        <w:rPr>
          <w:sz w:val="24"/>
        </w:rPr>
        <w:t>22</w:t>
      </w:r>
      <w:r w:rsidR="00D45353">
        <w:rPr>
          <w:sz w:val="24"/>
        </w:rPr>
        <w:t xml:space="preserve"> will </w:t>
      </w:r>
      <w:r w:rsidR="00E22C23">
        <w:rPr>
          <w:sz w:val="24"/>
        </w:rPr>
        <w:t xml:space="preserve">be displayed. </w:t>
      </w:r>
    </w:p>
    <w:p w14:paraId="66D5A225" w14:textId="77777777" w:rsidR="00D45353" w:rsidRDefault="00D45353" w:rsidP="00211CD6">
      <w:pPr>
        <w:spacing w:after="0" w:line="480" w:lineRule="auto"/>
        <w:rPr>
          <w:sz w:val="24"/>
        </w:rPr>
      </w:pPr>
      <w:r w:rsidRPr="00D45353">
        <w:rPr>
          <w:noProof/>
          <w:sz w:val="24"/>
        </w:rPr>
        <w:drawing>
          <wp:inline distT="0" distB="0" distL="0" distR="0" wp14:anchorId="4A42F2EB" wp14:editId="20AF6625">
            <wp:extent cx="5943227" cy="3038475"/>
            <wp:effectExtent l="0" t="0" r="635" b="0"/>
            <wp:docPr id="14" name="Picture 14" descr="E:\MS_Project\Mock-Ups\Grade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S_Project\Mock-Ups\Grade ad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5434" cy="3039603"/>
                    </a:xfrm>
                    <a:prstGeom prst="rect">
                      <a:avLst/>
                    </a:prstGeom>
                    <a:noFill/>
                    <a:ln>
                      <a:noFill/>
                    </a:ln>
                  </pic:spPr>
                </pic:pic>
              </a:graphicData>
            </a:graphic>
          </wp:inline>
        </w:drawing>
      </w:r>
      <w:r w:rsidR="00C26591">
        <w:rPr>
          <w:sz w:val="24"/>
        </w:rPr>
        <w:t xml:space="preserve"> </w:t>
      </w:r>
      <w:r w:rsidR="007C49D0">
        <w:rPr>
          <w:sz w:val="24"/>
        </w:rPr>
        <w:t xml:space="preserve">  </w:t>
      </w:r>
    </w:p>
    <w:p w14:paraId="5C5F28DC" w14:textId="643D0709" w:rsidR="0079236B" w:rsidRDefault="0047536E" w:rsidP="00211CD6">
      <w:pPr>
        <w:spacing w:after="0" w:line="480" w:lineRule="auto"/>
        <w:rPr>
          <w:sz w:val="24"/>
        </w:rPr>
      </w:pPr>
      <w:r>
        <w:rPr>
          <w:b/>
          <w:sz w:val="24"/>
        </w:rPr>
        <w:t>FIGURE</w:t>
      </w:r>
      <w:r w:rsidR="00D45353">
        <w:rPr>
          <w:b/>
          <w:sz w:val="24"/>
        </w:rPr>
        <w:t xml:space="preserve"> 22. Grade assignment</w:t>
      </w:r>
      <w:r w:rsidR="00E22C23">
        <w:rPr>
          <w:b/>
          <w:sz w:val="24"/>
        </w:rPr>
        <w:t xml:space="preserve"> 1</w:t>
      </w:r>
      <w:r w:rsidR="00D45353">
        <w:rPr>
          <w:b/>
          <w:sz w:val="24"/>
        </w:rPr>
        <w:t>.</w:t>
      </w:r>
      <w:r w:rsidR="0079236B">
        <w:rPr>
          <w:sz w:val="24"/>
        </w:rPr>
        <w:t xml:space="preserve"> </w:t>
      </w:r>
      <w:r w:rsidR="007C49D0">
        <w:rPr>
          <w:sz w:val="24"/>
        </w:rPr>
        <w:t xml:space="preserve"> </w:t>
      </w:r>
      <w:r w:rsidR="0079236B">
        <w:rPr>
          <w:sz w:val="24"/>
        </w:rPr>
        <w:t xml:space="preserve"> </w:t>
      </w:r>
    </w:p>
    <w:p w14:paraId="66E6819A" w14:textId="52B1EC49" w:rsidR="00E22C23" w:rsidRDefault="00E22C23" w:rsidP="00211CD6">
      <w:pPr>
        <w:spacing w:after="0" w:line="480" w:lineRule="auto"/>
        <w:rPr>
          <w:sz w:val="24"/>
        </w:rPr>
      </w:pPr>
      <w:r>
        <w:rPr>
          <w:noProof/>
        </w:rPr>
        <w:drawing>
          <wp:inline distT="0" distB="0" distL="0" distR="0" wp14:anchorId="76B8094A" wp14:editId="1473981E">
            <wp:extent cx="5943600" cy="23539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53945"/>
                    </a:xfrm>
                    <a:prstGeom prst="rect">
                      <a:avLst/>
                    </a:prstGeom>
                  </pic:spPr>
                </pic:pic>
              </a:graphicData>
            </a:graphic>
          </wp:inline>
        </w:drawing>
      </w:r>
    </w:p>
    <w:p w14:paraId="494DB42F" w14:textId="303576D5" w:rsidR="00E22C23" w:rsidRPr="00D45353" w:rsidRDefault="0047536E" w:rsidP="00E22C23">
      <w:pPr>
        <w:spacing w:after="0" w:line="480" w:lineRule="auto"/>
        <w:rPr>
          <w:b/>
          <w:sz w:val="24"/>
        </w:rPr>
      </w:pPr>
      <w:r>
        <w:rPr>
          <w:b/>
          <w:sz w:val="24"/>
        </w:rPr>
        <w:t>FIGURE</w:t>
      </w:r>
      <w:r w:rsidR="00E22C23">
        <w:rPr>
          <w:b/>
          <w:sz w:val="24"/>
        </w:rPr>
        <w:t xml:space="preserve"> 23. Grade assignment 2.</w:t>
      </w:r>
    </w:p>
    <w:p w14:paraId="08A0413A" w14:textId="444C106A" w:rsidR="00E22C23" w:rsidRPr="0079236B" w:rsidRDefault="009E38F2" w:rsidP="009E38F2">
      <w:pPr>
        <w:spacing w:after="0" w:line="480" w:lineRule="auto"/>
        <w:ind w:firstLine="720"/>
        <w:rPr>
          <w:sz w:val="24"/>
        </w:rPr>
      </w:pPr>
      <w:r>
        <w:rPr>
          <w:sz w:val="24"/>
        </w:rPr>
        <w:lastRenderedPageBreak/>
        <w:t xml:space="preserve">A teacher will select the student and enters an appropriate grade </w:t>
      </w:r>
      <w:r w:rsidR="00E22C23">
        <w:rPr>
          <w:sz w:val="24"/>
        </w:rPr>
        <w:t xml:space="preserve">in the Grade field as shown in Figure 23. Afterwards, if a teacher wants to change the assigned </w:t>
      </w:r>
      <w:r w:rsidR="00FA2AD4">
        <w:rPr>
          <w:sz w:val="24"/>
        </w:rPr>
        <w:t xml:space="preserve">grade, </w:t>
      </w:r>
      <w:r w:rsidR="00E22C23">
        <w:rPr>
          <w:sz w:val="24"/>
        </w:rPr>
        <w:t xml:space="preserve">then by selecting the View Grade option </w:t>
      </w:r>
      <w:r w:rsidR="000C157A">
        <w:rPr>
          <w:sz w:val="24"/>
        </w:rPr>
        <w:t xml:space="preserve">this </w:t>
      </w:r>
      <w:r w:rsidR="00E22C23">
        <w:rPr>
          <w:sz w:val="24"/>
        </w:rPr>
        <w:t>modification can be done</w:t>
      </w:r>
      <w:r w:rsidR="000C157A">
        <w:rPr>
          <w:sz w:val="24"/>
        </w:rPr>
        <w:t xml:space="preserve"> as shown in Figure 24. </w:t>
      </w:r>
    </w:p>
    <w:p w14:paraId="505DF07B" w14:textId="42CE0577" w:rsidR="00990046" w:rsidRDefault="00D45353" w:rsidP="00211CD6">
      <w:pPr>
        <w:spacing w:after="0" w:line="480" w:lineRule="auto"/>
        <w:rPr>
          <w:sz w:val="24"/>
        </w:rPr>
      </w:pPr>
      <w:r w:rsidRPr="00D45353">
        <w:rPr>
          <w:noProof/>
          <w:sz w:val="24"/>
        </w:rPr>
        <w:drawing>
          <wp:inline distT="0" distB="0" distL="0" distR="0" wp14:anchorId="6770ABCA" wp14:editId="7BAB4123">
            <wp:extent cx="5941695" cy="1704975"/>
            <wp:effectExtent l="0" t="0" r="1905" b="9525"/>
            <wp:docPr id="22" name="Picture 22" descr="E:\MS_Project\Mock-Ups\Show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S_Project\Mock-Ups\ShowGrad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5847" cy="1706166"/>
                    </a:xfrm>
                    <a:prstGeom prst="rect">
                      <a:avLst/>
                    </a:prstGeom>
                    <a:noFill/>
                    <a:ln>
                      <a:noFill/>
                    </a:ln>
                  </pic:spPr>
                </pic:pic>
              </a:graphicData>
            </a:graphic>
          </wp:inline>
        </w:drawing>
      </w:r>
    </w:p>
    <w:p w14:paraId="74B47CD8" w14:textId="0C39B92F" w:rsidR="00D45353" w:rsidRDefault="0047536E" w:rsidP="00211CD6">
      <w:pPr>
        <w:spacing w:after="0" w:line="480" w:lineRule="auto"/>
        <w:rPr>
          <w:b/>
          <w:sz w:val="24"/>
        </w:rPr>
      </w:pPr>
      <w:r>
        <w:rPr>
          <w:b/>
          <w:sz w:val="24"/>
        </w:rPr>
        <w:t>FIGURE</w:t>
      </w:r>
      <w:r w:rsidR="000C157A">
        <w:rPr>
          <w:b/>
          <w:sz w:val="24"/>
        </w:rPr>
        <w:t xml:space="preserve"> 24</w:t>
      </w:r>
      <w:r w:rsidR="00D45353">
        <w:rPr>
          <w:b/>
          <w:sz w:val="24"/>
        </w:rPr>
        <w:t>. Grade change.</w:t>
      </w:r>
    </w:p>
    <w:p w14:paraId="7E009A9A" w14:textId="0B45CB63" w:rsidR="00D531CA" w:rsidRDefault="000C157A" w:rsidP="00211CD6">
      <w:pPr>
        <w:spacing w:after="0" w:line="480" w:lineRule="auto"/>
        <w:rPr>
          <w:sz w:val="24"/>
        </w:rPr>
      </w:pPr>
      <w:r>
        <w:rPr>
          <w:b/>
          <w:sz w:val="24"/>
        </w:rPr>
        <w:tab/>
      </w:r>
      <w:r w:rsidR="008B64B8">
        <w:rPr>
          <w:sz w:val="24"/>
        </w:rPr>
        <w:t>To acquire the information about all the enrolled students, teachers have to select the View Student List option from the teacher Center option shown in Figure 21, and the student list shown in Figure 25 will be displayed.</w:t>
      </w:r>
    </w:p>
    <w:p w14:paraId="6B30C863" w14:textId="557DEE61" w:rsidR="000C157A" w:rsidRDefault="00D531CA" w:rsidP="00211CD6">
      <w:pPr>
        <w:spacing w:after="0" w:line="480" w:lineRule="auto"/>
        <w:rPr>
          <w:sz w:val="24"/>
        </w:rPr>
      </w:pPr>
      <w:r w:rsidRPr="00D531CA">
        <w:rPr>
          <w:noProof/>
          <w:sz w:val="24"/>
        </w:rPr>
        <w:drawing>
          <wp:inline distT="0" distB="0" distL="0" distR="0" wp14:anchorId="3330939A" wp14:editId="3A47F725">
            <wp:extent cx="5942330" cy="3476625"/>
            <wp:effectExtent l="0" t="0" r="1270" b="9525"/>
            <wp:docPr id="25" name="Picture 25" descr="E:\MS_Project\Mock-Ups\Studen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S_Project\Mock-Ups\StudentLi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5827" cy="3478671"/>
                    </a:xfrm>
                    <a:prstGeom prst="rect">
                      <a:avLst/>
                    </a:prstGeom>
                    <a:noFill/>
                    <a:ln>
                      <a:noFill/>
                    </a:ln>
                  </pic:spPr>
                </pic:pic>
              </a:graphicData>
            </a:graphic>
          </wp:inline>
        </w:drawing>
      </w:r>
      <w:r w:rsidR="000C157A">
        <w:rPr>
          <w:sz w:val="24"/>
        </w:rPr>
        <w:t xml:space="preserve"> </w:t>
      </w:r>
    </w:p>
    <w:p w14:paraId="5B2EF087" w14:textId="19CD2669" w:rsidR="00D531CA" w:rsidRDefault="0047536E" w:rsidP="00211CD6">
      <w:pPr>
        <w:spacing w:after="0" w:line="480" w:lineRule="auto"/>
        <w:rPr>
          <w:b/>
          <w:sz w:val="24"/>
        </w:rPr>
      </w:pPr>
      <w:r>
        <w:rPr>
          <w:b/>
          <w:sz w:val="24"/>
        </w:rPr>
        <w:t>FIGURE</w:t>
      </w:r>
      <w:r w:rsidR="000732CB">
        <w:rPr>
          <w:b/>
          <w:sz w:val="24"/>
        </w:rPr>
        <w:t xml:space="preserve"> 25. Student l</w:t>
      </w:r>
      <w:r w:rsidR="00D531CA">
        <w:rPr>
          <w:b/>
          <w:sz w:val="24"/>
        </w:rPr>
        <w:t>ist.</w:t>
      </w:r>
    </w:p>
    <w:p w14:paraId="6889278B" w14:textId="6D20ACEC" w:rsidR="00DE77C2" w:rsidRDefault="00DE77C2" w:rsidP="00211CD6">
      <w:pPr>
        <w:spacing w:after="0" w:line="480" w:lineRule="auto"/>
        <w:rPr>
          <w:b/>
          <w:sz w:val="24"/>
        </w:rPr>
      </w:pPr>
      <w:r w:rsidRPr="00DE77C2">
        <w:rPr>
          <w:b/>
          <w:noProof/>
          <w:sz w:val="24"/>
        </w:rPr>
        <w:lastRenderedPageBreak/>
        <w:drawing>
          <wp:inline distT="0" distB="0" distL="0" distR="0" wp14:anchorId="0C187192" wp14:editId="438133C4">
            <wp:extent cx="5942256" cy="3590925"/>
            <wp:effectExtent l="0" t="0" r="1905" b="0"/>
            <wp:docPr id="26" name="Picture 26" descr="E:\MS_Project\Mock-Ups\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S_Project\Mock-Ups\SHo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3709" cy="3597846"/>
                    </a:xfrm>
                    <a:prstGeom prst="rect">
                      <a:avLst/>
                    </a:prstGeom>
                    <a:noFill/>
                    <a:ln>
                      <a:noFill/>
                    </a:ln>
                  </pic:spPr>
                </pic:pic>
              </a:graphicData>
            </a:graphic>
          </wp:inline>
        </w:drawing>
      </w:r>
    </w:p>
    <w:p w14:paraId="1996BBAB" w14:textId="0436D7CA" w:rsidR="00DE77C2" w:rsidRDefault="0047536E" w:rsidP="00211CD6">
      <w:pPr>
        <w:spacing w:after="0" w:line="480" w:lineRule="auto"/>
        <w:rPr>
          <w:b/>
          <w:sz w:val="24"/>
        </w:rPr>
      </w:pPr>
      <w:r>
        <w:rPr>
          <w:b/>
          <w:sz w:val="24"/>
        </w:rPr>
        <w:t>FIGURE</w:t>
      </w:r>
      <w:r w:rsidR="00DE77C2">
        <w:rPr>
          <w:b/>
          <w:sz w:val="24"/>
        </w:rPr>
        <w:t xml:space="preserve"> 26. Home page.</w:t>
      </w:r>
    </w:p>
    <w:p w14:paraId="3FD369F2" w14:textId="7A63E92A" w:rsidR="00CB52E1" w:rsidRDefault="00452D80" w:rsidP="00211CD6">
      <w:pPr>
        <w:spacing w:after="0" w:line="480" w:lineRule="auto"/>
        <w:rPr>
          <w:sz w:val="24"/>
        </w:rPr>
      </w:pPr>
      <w:r>
        <w:rPr>
          <w:b/>
          <w:sz w:val="24"/>
        </w:rPr>
        <w:tab/>
      </w:r>
      <w:r w:rsidR="00A17CF0" w:rsidRPr="00DD6E89">
        <w:rPr>
          <w:sz w:val="24"/>
        </w:rPr>
        <w:t>The</w:t>
      </w:r>
      <w:r w:rsidR="00A17CF0">
        <w:rPr>
          <w:b/>
          <w:sz w:val="24"/>
        </w:rPr>
        <w:t xml:space="preserve"> </w:t>
      </w:r>
      <w:r w:rsidR="00A17CF0">
        <w:rPr>
          <w:sz w:val="24"/>
        </w:rPr>
        <w:t xml:space="preserve">home option is given to all three types of users: </w:t>
      </w:r>
      <w:r w:rsidR="00A17CF0" w:rsidRPr="00517377">
        <w:rPr>
          <w:sz w:val="24"/>
        </w:rPr>
        <w:t>a</w:t>
      </w:r>
      <w:r w:rsidR="00A17CF0">
        <w:rPr>
          <w:sz w:val="24"/>
        </w:rPr>
        <w:t xml:space="preserve">dmin, </w:t>
      </w:r>
      <w:r w:rsidR="00A17CF0" w:rsidRPr="00517377">
        <w:rPr>
          <w:sz w:val="24"/>
        </w:rPr>
        <w:t>s</w:t>
      </w:r>
      <w:r w:rsidR="00A17CF0">
        <w:rPr>
          <w:sz w:val="24"/>
        </w:rPr>
        <w:t xml:space="preserve">tudent, and </w:t>
      </w:r>
      <w:r w:rsidR="00A17CF0" w:rsidRPr="00517377">
        <w:rPr>
          <w:sz w:val="24"/>
        </w:rPr>
        <w:t>t</w:t>
      </w:r>
      <w:r w:rsidR="00A17CF0">
        <w:rPr>
          <w:sz w:val="24"/>
        </w:rPr>
        <w:t>eacher. The home page is shown in Figure 26, which is similar for all types of users. Admin is the one who manages all features provided to students and teachers.</w:t>
      </w:r>
    </w:p>
    <w:p w14:paraId="4E8CC208" w14:textId="54E49025" w:rsidR="00452D80" w:rsidRDefault="00CB52E1" w:rsidP="00211CD6">
      <w:pPr>
        <w:spacing w:after="0" w:line="480" w:lineRule="auto"/>
        <w:rPr>
          <w:sz w:val="24"/>
        </w:rPr>
      </w:pPr>
      <w:r w:rsidRPr="00CB52E1">
        <w:rPr>
          <w:noProof/>
          <w:sz w:val="24"/>
        </w:rPr>
        <w:drawing>
          <wp:inline distT="0" distB="0" distL="0" distR="0" wp14:anchorId="4194F275" wp14:editId="18294086">
            <wp:extent cx="5943600" cy="2679239"/>
            <wp:effectExtent l="0" t="0" r="0" b="6985"/>
            <wp:docPr id="27" name="Picture 27" descr="E:\MS_Project\Mock-Ups\Admin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S_Project\Mock-Ups\Admin_Cour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79239"/>
                    </a:xfrm>
                    <a:prstGeom prst="rect">
                      <a:avLst/>
                    </a:prstGeom>
                    <a:noFill/>
                    <a:ln>
                      <a:noFill/>
                    </a:ln>
                  </pic:spPr>
                </pic:pic>
              </a:graphicData>
            </a:graphic>
          </wp:inline>
        </w:drawing>
      </w:r>
      <w:r w:rsidR="00ED2F64">
        <w:rPr>
          <w:sz w:val="24"/>
        </w:rPr>
        <w:t xml:space="preserve"> </w:t>
      </w:r>
    </w:p>
    <w:p w14:paraId="5F7AABFD" w14:textId="69417E86" w:rsidR="00F63C95" w:rsidRDefault="0047536E" w:rsidP="00211CD6">
      <w:pPr>
        <w:spacing w:after="0" w:line="480" w:lineRule="auto"/>
        <w:rPr>
          <w:b/>
          <w:sz w:val="24"/>
        </w:rPr>
      </w:pPr>
      <w:r>
        <w:rPr>
          <w:b/>
          <w:sz w:val="24"/>
        </w:rPr>
        <w:t>FIGURE</w:t>
      </w:r>
      <w:r w:rsidR="00D702D1">
        <w:rPr>
          <w:b/>
          <w:sz w:val="24"/>
        </w:rPr>
        <w:t xml:space="preserve"> 27. Add </w:t>
      </w:r>
      <w:r w:rsidR="00F63C95">
        <w:rPr>
          <w:b/>
          <w:sz w:val="24"/>
        </w:rPr>
        <w:t>course.</w:t>
      </w:r>
    </w:p>
    <w:p w14:paraId="5BF4695A" w14:textId="77777777" w:rsidR="00331AD6" w:rsidRDefault="00F63C95" w:rsidP="00331AD6">
      <w:pPr>
        <w:spacing w:after="0" w:line="480" w:lineRule="auto"/>
        <w:rPr>
          <w:sz w:val="24"/>
        </w:rPr>
      </w:pPr>
      <w:r>
        <w:rPr>
          <w:sz w:val="24"/>
        </w:rPr>
        <w:lastRenderedPageBreak/>
        <w:tab/>
      </w:r>
      <w:r w:rsidR="00331AD6">
        <w:rPr>
          <w:sz w:val="24"/>
        </w:rPr>
        <w:t>The admin is responsible for the management of various modules such as term, department, course, location, time, and course allocation. To manage these modules, the admin has separate options as shown in Figure 27. The admin adds a course by selecting the Manage Course option, and then the page shown in the figure will be displayed. After entering all the required information in the form, clicking on the Register button will add the course in the database.</w:t>
      </w:r>
    </w:p>
    <w:p w14:paraId="4C50FDB5" w14:textId="2B0333AF" w:rsidR="00D61BF1" w:rsidRDefault="00331AD6" w:rsidP="00331AD6">
      <w:pPr>
        <w:spacing w:after="0" w:line="480" w:lineRule="auto"/>
        <w:rPr>
          <w:sz w:val="24"/>
        </w:rPr>
      </w:pPr>
      <w:r>
        <w:rPr>
          <w:sz w:val="24"/>
        </w:rPr>
        <w:tab/>
        <w:t>In the Student Registration System, the admin assigns the added courses to teachers, and once the assignment is done, teachers cannot change the assigned course on their own. Only the admin can make modifications in the course allocations. Selecting the Assign option from the Course Allocation option will open the page shown in Figure 28. In this figure, the teacher list is displayed. From this list, the admin selects a teacher and clicks on the assign button.</w:t>
      </w:r>
    </w:p>
    <w:p w14:paraId="7DED808C" w14:textId="099CD5BC" w:rsidR="00F63C95" w:rsidRPr="00F63C95" w:rsidRDefault="00D61BF1" w:rsidP="00211CD6">
      <w:pPr>
        <w:spacing w:after="0" w:line="480" w:lineRule="auto"/>
        <w:rPr>
          <w:sz w:val="24"/>
        </w:rPr>
      </w:pPr>
      <w:r>
        <w:rPr>
          <w:noProof/>
        </w:rPr>
        <w:drawing>
          <wp:inline distT="0" distB="0" distL="0" distR="0" wp14:anchorId="60C05347" wp14:editId="6533C863">
            <wp:extent cx="5943600" cy="2971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71800"/>
                    </a:xfrm>
                    <a:prstGeom prst="rect">
                      <a:avLst/>
                    </a:prstGeom>
                  </pic:spPr>
                </pic:pic>
              </a:graphicData>
            </a:graphic>
          </wp:inline>
        </w:drawing>
      </w:r>
      <w:r w:rsidR="009D0B37">
        <w:rPr>
          <w:sz w:val="24"/>
        </w:rPr>
        <w:t xml:space="preserve">  </w:t>
      </w:r>
      <w:r w:rsidR="004221BE">
        <w:rPr>
          <w:sz w:val="24"/>
        </w:rPr>
        <w:t xml:space="preserve"> </w:t>
      </w:r>
      <w:r w:rsidR="00F63C95">
        <w:rPr>
          <w:sz w:val="24"/>
        </w:rPr>
        <w:t xml:space="preserve"> </w:t>
      </w:r>
    </w:p>
    <w:p w14:paraId="53048FB7" w14:textId="61A893E8" w:rsidR="00CB52E1" w:rsidRDefault="0047536E" w:rsidP="00211CD6">
      <w:pPr>
        <w:spacing w:after="0" w:line="480" w:lineRule="auto"/>
        <w:rPr>
          <w:b/>
          <w:sz w:val="24"/>
        </w:rPr>
      </w:pPr>
      <w:r>
        <w:rPr>
          <w:b/>
          <w:sz w:val="24"/>
        </w:rPr>
        <w:t>FIGURE</w:t>
      </w:r>
      <w:r w:rsidR="00D61BF1">
        <w:rPr>
          <w:b/>
          <w:sz w:val="24"/>
        </w:rPr>
        <w:t xml:space="preserve"> 28. Course allocation.</w:t>
      </w:r>
    </w:p>
    <w:p w14:paraId="6FA29B2C" w14:textId="1A991292" w:rsidR="006A6939" w:rsidRDefault="00D61BF1" w:rsidP="00211CD6">
      <w:pPr>
        <w:spacing w:after="0" w:line="480" w:lineRule="auto"/>
        <w:rPr>
          <w:sz w:val="24"/>
        </w:rPr>
      </w:pPr>
      <w:r>
        <w:rPr>
          <w:b/>
          <w:sz w:val="24"/>
        </w:rPr>
        <w:tab/>
      </w:r>
      <w:r>
        <w:rPr>
          <w:sz w:val="24"/>
        </w:rPr>
        <w:t>Moreover, if the admin wants to change the course allocation</w:t>
      </w:r>
      <w:r w:rsidR="006A6939">
        <w:rPr>
          <w:sz w:val="24"/>
        </w:rPr>
        <w:t>,</w:t>
      </w:r>
      <w:r>
        <w:rPr>
          <w:sz w:val="24"/>
        </w:rPr>
        <w:t xml:space="preserve"> </w:t>
      </w:r>
      <w:r w:rsidR="006A6939">
        <w:rPr>
          <w:sz w:val="24"/>
        </w:rPr>
        <w:t>then by selecting the View Allocation op</w:t>
      </w:r>
      <w:r w:rsidR="00DD4977">
        <w:rPr>
          <w:sz w:val="24"/>
        </w:rPr>
        <w:t>tion, a page shown in Figure 29,</w:t>
      </w:r>
      <w:r w:rsidR="006A6939">
        <w:rPr>
          <w:sz w:val="24"/>
        </w:rPr>
        <w:t xml:space="preserve"> will be displayed. As shown in the figure, </w:t>
      </w:r>
      <w:r w:rsidR="00B74094">
        <w:rPr>
          <w:sz w:val="24"/>
        </w:rPr>
        <w:t>system provides two options: Change and</w:t>
      </w:r>
      <w:r w:rsidR="006A6939">
        <w:rPr>
          <w:sz w:val="24"/>
        </w:rPr>
        <w:t xml:space="preserve"> Remove to manage the course allocation.</w:t>
      </w:r>
    </w:p>
    <w:p w14:paraId="26081B9A" w14:textId="44C3590D" w:rsidR="00D61BF1" w:rsidRPr="00D61BF1" w:rsidRDefault="006A6939" w:rsidP="00211CD6">
      <w:pPr>
        <w:spacing w:after="0" w:line="480" w:lineRule="auto"/>
        <w:rPr>
          <w:sz w:val="24"/>
        </w:rPr>
      </w:pPr>
      <w:r w:rsidRPr="006A6939">
        <w:rPr>
          <w:noProof/>
          <w:sz w:val="24"/>
        </w:rPr>
        <w:lastRenderedPageBreak/>
        <w:drawing>
          <wp:inline distT="0" distB="0" distL="0" distR="0" wp14:anchorId="6DDB0C9A" wp14:editId="7CF49569">
            <wp:extent cx="5942256" cy="3219450"/>
            <wp:effectExtent l="0" t="0" r="1905" b="0"/>
            <wp:docPr id="30" name="Picture 30" descr="E:\MS_Project\Mock-Ups\TeacherMap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S_Project\Mock-Ups\TeacherMapLis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2023" cy="3224742"/>
                    </a:xfrm>
                    <a:prstGeom prst="rect">
                      <a:avLst/>
                    </a:prstGeom>
                    <a:noFill/>
                    <a:ln>
                      <a:noFill/>
                    </a:ln>
                  </pic:spPr>
                </pic:pic>
              </a:graphicData>
            </a:graphic>
          </wp:inline>
        </w:drawing>
      </w:r>
      <w:r>
        <w:rPr>
          <w:sz w:val="24"/>
        </w:rPr>
        <w:t xml:space="preserve">  </w:t>
      </w:r>
    </w:p>
    <w:p w14:paraId="23B0E58E" w14:textId="40A36FA1" w:rsidR="00DE77C2" w:rsidRDefault="0047536E" w:rsidP="00211CD6">
      <w:pPr>
        <w:spacing w:after="0" w:line="480" w:lineRule="auto"/>
        <w:rPr>
          <w:b/>
          <w:sz w:val="24"/>
        </w:rPr>
      </w:pPr>
      <w:r>
        <w:rPr>
          <w:b/>
          <w:sz w:val="24"/>
        </w:rPr>
        <w:t>FIGURE</w:t>
      </w:r>
      <w:r w:rsidR="006A6939">
        <w:rPr>
          <w:b/>
          <w:sz w:val="24"/>
        </w:rPr>
        <w:t xml:space="preserve"> 29. Change course allocation.</w:t>
      </w:r>
    </w:p>
    <w:p w14:paraId="4CBC8D7F" w14:textId="77777777" w:rsidR="00887444" w:rsidRDefault="00887444" w:rsidP="00211CD6">
      <w:pPr>
        <w:spacing w:after="0" w:line="480" w:lineRule="auto"/>
        <w:rPr>
          <w:b/>
          <w:sz w:val="24"/>
        </w:rPr>
      </w:pPr>
      <w:r w:rsidRPr="00887444">
        <w:rPr>
          <w:b/>
          <w:noProof/>
          <w:sz w:val="24"/>
        </w:rPr>
        <w:drawing>
          <wp:inline distT="0" distB="0" distL="0" distR="0" wp14:anchorId="07AF2271" wp14:editId="2F54EBDD">
            <wp:extent cx="3266440" cy="4105275"/>
            <wp:effectExtent l="0" t="0" r="0" b="0"/>
            <wp:docPr id="28" name="Picture 28" descr="E:\MS_Project\Mock-Ups\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S_Project\Mock-Ups\Director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0414" cy="4110269"/>
                    </a:xfrm>
                    <a:prstGeom prst="rect">
                      <a:avLst/>
                    </a:prstGeom>
                    <a:noFill/>
                    <a:ln>
                      <a:noFill/>
                    </a:ln>
                  </pic:spPr>
                </pic:pic>
              </a:graphicData>
            </a:graphic>
          </wp:inline>
        </w:drawing>
      </w:r>
    </w:p>
    <w:p w14:paraId="0A84AECE" w14:textId="3772609A" w:rsidR="00887444" w:rsidRDefault="0047536E" w:rsidP="00211CD6">
      <w:pPr>
        <w:spacing w:after="0" w:line="480" w:lineRule="auto"/>
        <w:rPr>
          <w:b/>
          <w:sz w:val="24"/>
        </w:rPr>
      </w:pPr>
      <w:r>
        <w:rPr>
          <w:b/>
          <w:sz w:val="24"/>
        </w:rPr>
        <w:t>FIGURE</w:t>
      </w:r>
      <w:r w:rsidR="00887444">
        <w:rPr>
          <w:b/>
          <w:sz w:val="24"/>
        </w:rPr>
        <w:t xml:space="preserve"> 30. Implemented Spring MVC</w:t>
      </w:r>
      <w:r w:rsidR="00042445">
        <w:rPr>
          <w:b/>
          <w:sz w:val="24"/>
        </w:rPr>
        <w:t>.</w:t>
      </w:r>
    </w:p>
    <w:p w14:paraId="5A511A5A" w14:textId="65C2718D" w:rsidR="00F64DC9" w:rsidRDefault="00887444" w:rsidP="00211CD6">
      <w:pPr>
        <w:spacing w:after="0" w:line="480" w:lineRule="auto"/>
        <w:rPr>
          <w:sz w:val="24"/>
        </w:rPr>
      </w:pPr>
      <w:r>
        <w:rPr>
          <w:b/>
          <w:sz w:val="24"/>
        </w:rPr>
        <w:lastRenderedPageBreak/>
        <w:tab/>
      </w:r>
      <w:r w:rsidR="00484A49">
        <w:rPr>
          <w:sz w:val="24"/>
        </w:rPr>
        <w:t xml:space="preserve">The implemented Spring MVC architecture for the Student Registration System is shown in Figure 30. The concept behind the working of this architecture is exactly </w:t>
      </w:r>
      <w:r w:rsidR="00042445">
        <w:rPr>
          <w:sz w:val="24"/>
        </w:rPr>
        <w:t>same</w:t>
      </w:r>
      <w:r w:rsidR="00447C79">
        <w:rPr>
          <w:sz w:val="24"/>
        </w:rPr>
        <w:t xml:space="preserve"> as discussed in C</w:t>
      </w:r>
      <w:r w:rsidR="00484A49">
        <w:rPr>
          <w:sz w:val="24"/>
        </w:rPr>
        <w:t>h</w:t>
      </w:r>
      <w:r w:rsidR="00042445">
        <w:rPr>
          <w:sz w:val="24"/>
        </w:rPr>
        <w:t xml:space="preserve">apter 4. </w:t>
      </w:r>
      <w:r w:rsidR="00202374">
        <w:rPr>
          <w:sz w:val="24"/>
        </w:rPr>
        <w:t>The directory structure shown in the figure is organized according to MVC architecture. It conta</w:t>
      </w:r>
      <w:r w:rsidR="003A0A63">
        <w:rPr>
          <w:sz w:val="24"/>
        </w:rPr>
        <w:t>ins the three components of MVC. U</w:t>
      </w:r>
      <w:r w:rsidR="00202374">
        <w:rPr>
          <w:sz w:val="24"/>
        </w:rPr>
        <w:t xml:space="preserve">nder src/main/java folder there are four folders, </w:t>
      </w:r>
      <w:r w:rsidR="007963C1">
        <w:rPr>
          <w:sz w:val="24"/>
        </w:rPr>
        <w:t xml:space="preserve">and </w:t>
      </w:r>
      <w:r w:rsidR="00202374">
        <w:rPr>
          <w:sz w:val="24"/>
        </w:rPr>
        <w:t xml:space="preserve">among them controller and model have same significance as discussed in </w:t>
      </w:r>
      <w:r w:rsidR="00A70F43">
        <w:rPr>
          <w:sz w:val="24"/>
        </w:rPr>
        <w:t xml:space="preserve">the </w:t>
      </w:r>
      <w:r w:rsidR="00202374">
        <w:rPr>
          <w:sz w:val="24"/>
        </w:rPr>
        <w:t xml:space="preserve">previous chapters. </w:t>
      </w:r>
    </w:p>
    <w:p w14:paraId="4991B170" w14:textId="72A5EBA5" w:rsidR="00887444" w:rsidRDefault="00202374" w:rsidP="00F64DC9">
      <w:pPr>
        <w:spacing w:after="0" w:line="480" w:lineRule="auto"/>
        <w:ind w:firstLine="720"/>
        <w:rPr>
          <w:sz w:val="24"/>
        </w:rPr>
      </w:pPr>
      <w:r>
        <w:rPr>
          <w:sz w:val="24"/>
        </w:rPr>
        <w:t xml:space="preserve">Data access objects (DAO) are shown the figure, which are responsible for interacting with </w:t>
      </w:r>
      <w:r w:rsidR="000F48E5">
        <w:rPr>
          <w:sz w:val="24"/>
        </w:rPr>
        <w:t xml:space="preserve">the </w:t>
      </w:r>
      <w:r>
        <w:rPr>
          <w:sz w:val="24"/>
        </w:rPr>
        <w:t xml:space="preserve">database. </w:t>
      </w:r>
      <w:r w:rsidR="000654FC">
        <w:rPr>
          <w:sz w:val="24"/>
        </w:rPr>
        <w:t>The s</w:t>
      </w:r>
      <w:r>
        <w:rPr>
          <w:sz w:val="24"/>
        </w:rPr>
        <w:t xml:space="preserve">ervice folder is an added layer above the data access layer so that the controllers </w:t>
      </w:r>
      <w:r w:rsidR="00F64DC9">
        <w:rPr>
          <w:sz w:val="24"/>
        </w:rPr>
        <w:t xml:space="preserve">cannot directly access the data access layer. </w:t>
      </w:r>
      <w:r w:rsidR="005939B5">
        <w:rPr>
          <w:sz w:val="24"/>
        </w:rPr>
        <w:t>The s</w:t>
      </w:r>
      <w:r w:rsidR="00F64DC9">
        <w:rPr>
          <w:sz w:val="24"/>
        </w:rPr>
        <w:t>ervice folder implements an important feature of the Object Oriented Programming</w:t>
      </w:r>
      <w:r w:rsidR="00555D04">
        <w:rPr>
          <w:sz w:val="24"/>
        </w:rPr>
        <w:t xml:space="preserve"> [</w:t>
      </w:r>
      <w:r w:rsidR="00C30C5C">
        <w:rPr>
          <w:sz w:val="24"/>
        </w:rPr>
        <w:t>15</w:t>
      </w:r>
      <w:r w:rsidR="00555D04">
        <w:rPr>
          <w:sz w:val="24"/>
        </w:rPr>
        <w:t>]</w:t>
      </w:r>
      <w:r w:rsidR="00F64DC9">
        <w:rPr>
          <w:sz w:val="24"/>
        </w:rPr>
        <w:t xml:space="preserve"> known as Encapsulation</w:t>
      </w:r>
      <w:r w:rsidR="00555D04">
        <w:rPr>
          <w:sz w:val="24"/>
        </w:rPr>
        <w:t xml:space="preserve"> [</w:t>
      </w:r>
      <w:r w:rsidR="00FF11E8">
        <w:rPr>
          <w:sz w:val="24"/>
        </w:rPr>
        <w:t>37</w:t>
      </w:r>
      <w:r w:rsidR="00555D04">
        <w:rPr>
          <w:sz w:val="24"/>
        </w:rPr>
        <w:t>]</w:t>
      </w:r>
      <w:r w:rsidR="00F64DC9">
        <w:rPr>
          <w:sz w:val="24"/>
        </w:rPr>
        <w:t xml:space="preserve">. </w:t>
      </w:r>
      <w:r>
        <w:rPr>
          <w:sz w:val="24"/>
        </w:rPr>
        <w:t xml:space="preserve">  </w:t>
      </w:r>
    </w:p>
    <w:p w14:paraId="12869968" w14:textId="06248776" w:rsidR="000A3283" w:rsidRDefault="000A3283" w:rsidP="00F64DC9">
      <w:pPr>
        <w:spacing w:after="0" w:line="480" w:lineRule="auto"/>
        <w:ind w:firstLine="720"/>
        <w:rPr>
          <w:sz w:val="24"/>
        </w:rPr>
      </w:pPr>
    </w:p>
    <w:p w14:paraId="426D6088" w14:textId="2B4B8BCC" w:rsidR="000A3283" w:rsidRDefault="000A3283" w:rsidP="00F64DC9">
      <w:pPr>
        <w:spacing w:after="0" w:line="480" w:lineRule="auto"/>
        <w:ind w:firstLine="720"/>
        <w:rPr>
          <w:sz w:val="24"/>
        </w:rPr>
      </w:pPr>
    </w:p>
    <w:p w14:paraId="0C3EDF43" w14:textId="42BDCAB7" w:rsidR="000A3283" w:rsidRDefault="000A3283" w:rsidP="00F64DC9">
      <w:pPr>
        <w:spacing w:after="0" w:line="480" w:lineRule="auto"/>
        <w:ind w:firstLine="720"/>
        <w:rPr>
          <w:sz w:val="24"/>
        </w:rPr>
      </w:pPr>
    </w:p>
    <w:p w14:paraId="0616A686" w14:textId="6C8D1055" w:rsidR="000A3283" w:rsidRDefault="000A3283" w:rsidP="00F64DC9">
      <w:pPr>
        <w:spacing w:after="0" w:line="480" w:lineRule="auto"/>
        <w:ind w:firstLine="720"/>
        <w:rPr>
          <w:sz w:val="24"/>
        </w:rPr>
      </w:pPr>
    </w:p>
    <w:p w14:paraId="7AB886C9" w14:textId="078E5DBE" w:rsidR="000A3283" w:rsidRDefault="000A3283" w:rsidP="00F64DC9">
      <w:pPr>
        <w:spacing w:after="0" w:line="480" w:lineRule="auto"/>
        <w:ind w:firstLine="720"/>
        <w:rPr>
          <w:sz w:val="24"/>
        </w:rPr>
      </w:pPr>
    </w:p>
    <w:p w14:paraId="7BAEFF16" w14:textId="6F11E0CB" w:rsidR="000A3283" w:rsidRDefault="000A3283" w:rsidP="00F64DC9">
      <w:pPr>
        <w:spacing w:after="0" w:line="480" w:lineRule="auto"/>
        <w:ind w:firstLine="720"/>
        <w:rPr>
          <w:sz w:val="24"/>
        </w:rPr>
      </w:pPr>
    </w:p>
    <w:p w14:paraId="1BE9BF5D" w14:textId="4A8ED752" w:rsidR="000A3283" w:rsidRDefault="000A3283" w:rsidP="00F64DC9">
      <w:pPr>
        <w:spacing w:after="0" w:line="480" w:lineRule="auto"/>
        <w:ind w:firstLine="720"/>
        <w:rPr>
          <w:sz w:val="24"/>
        </w:rPr>
      </w:pPr>
    </w:p>
    <w:p w14:paraId="64E74F09" w14:textId="749AD926" w:rsidR="000A3283" w:rsidRDefault="000A3283" w:rsidP="00F64DC9">
      <w:pPr>
        <w:spacing w:after="0" w:line="480" w:lineRule="auto"/>
        <w:ind w:firstLine="720"/>
        <w:rPr>
          <w:sz w:val="24"/>
        </w:rPr>
      </w:pPr>
    </w:p>
    <w:p w14:paraId="73897505" w14:textId="3EBA87D0" w:rsidR="000A3283" w:rsidRDefault="000A3283" w:rsidP="00F64DC9">
      <w:pPr>
        <w:spacing w:after="0" w:line="480" w:lineRule="auto"/>
        <w:ind w:firstLine="720"/>
        <w:rPr>
          <w:sz w:val="24"/>
        </w:rPr>
      </w:pPr>
    </w:p>
    <w:p w14:paraId="14F906D0" w14:textId="0697EBA9" w:rsidR="000A3283" w:rsidRDefault="000A3283" w:rsidP="00F64DC9">
      <w:pPr>
        <w:spacing w:after="0" w:line="480" w:lineRule="auto"/>
        <w:ind w:firstLine="720"/>
        <w:rPr>
          <w:sz w:val="24"/>
        </w:rPr>
      </w:pPr>
    </w:p>
    <w:p w14:paraId="0D38748F" w14:textId="1917D8B3" w:rsidR="000A3283" w:rsidRDefault="000A3283" w:rsidP="00F64DC9">
      <w:pPr>
        <w:spacing w:after="0" w:line="480" w:lineRule="auto"/>
        <w:ind w:firstLine="720"/>
        <w:rPr>
          <w:sz w:val="24"/>
        </w:rPr>
      </w:pPr>
    </w:p>
    <w:p w14:paraId="42E11714" w14:textId="7580BEA0" w:rsidR="000A3283" w:rsidRDefault="000A3283" w:rsidP="00F64DC9">
      <w:pPr>
        <w:spacing w:after="0" w:line="480" w:lineRule="auto"/>
        <w:ind w:firstLine="720"/>
        <w:rPr>
          <w:sz w:val="24"/>
        </w:rPr>
      </w:pPr>
    </w:p>
    <w:p w14:paraId="671DEE0B" w14:textId="201745FE" w:rsidR="000A3283" w:rsidRDefault="000A3283" w:rsidP="00F64DC9">
      <w:pPr>
        <w:spacing w:after="0" w:line="480" w:lineRule="auto"/>
        <w:ind w:firstLine="720"/>
        <w:rPr>
          <w:sz w:val="24"/>
        </w:rPr>
      </w:pPr>
    </w:p>
    <w:p w14:paraId="37E4F2B9" w14:textId="4073FE62" w:rsidR="000A3283" w:rsidRDefault="000A3283" w:rsidP="00B353A6">
      <w:pPr>
        <w:spacing w:after="0" w:line="480" w:lineRule="auto"/>
        <w:ind w:firstLine="720"/>
        <w:jc w:val="center"/>
        <w:rPr>
          <w:b/>
          <w:sz w:val="24"/>
        </w:rPr>
      </w:pPr>
      <w:r>
        <w:rPr>
          <w:b/>
          <w:sz w:val="24"/>
        </w:rPr>
        <w:lastRenderedPageBreak/>
        <w:t>CHAPTER 6</w:t>
      </w:r>
    </w:p>
    <w:p w14:paraId="1DC18A72" w14:textId="0F5ADB6A" w:rsidR="00FE2DD9" w:rsidRPr="0058495C" w:rsidRDefault="000A3283" w:rsidP="0058495C">
      <w:pPr>
        <w:spacing w:after="0" w:line="480" w:lineRule="auto"/>
        <w:ind w:firstLine="720"/>
        <w:jc w:val="center"/>
        <w:rPr>
          <w:b/>
          <w:sz w:val="24"/>
        </w:rPr>
      </w:pPr>
      <w:r>
        <w:rPr>
          <w:b/>
          <w:sz w:val="24"/>
        </w:rPr>
        <w:t>CONCLUSION</w:t>
      </w:r>
    </w:p>
    <w:p w14:paraId="24E90916" w14:textId="7A66631B" w:rsidR="00FE2DD9" w:rsidRDefault="00FE2DD9" w:rsidP="00FE2DD9">
      <w:pPr>
        <w:spacing w:after="0" w:line="480" w:lineRule="auto"/>
        <w:rPr>
          <w:sz w:val="24"/>
        </w:rPr>
      </w:pPr>
      <w:r>
        <w:rPr>
          <w:sz w:val="24"/>
        </w:rPr>
        <w:tab/>
      </w:r>
      <w:r w:rsidR="009624B8">
        <w:rPr>
          <w:sz w:val="24"/>
        </w:rPr>
        <w:t>T</w:t>
      </w:r>
      <w:r>
        <w:rPr>
          <w:sz w:val="24"/>
        </w:rPr>
        <w:t xml:space="preserve">he Student Registration System is a tool that is built on the MVC architecture and the Spring Framework. The ultimate goal is the demonstration of the MVC architecture with integration of the Spring Framework. This goal is successfully achieved by developing a Web-Application: </w:t>
      </w:r>
      <w:r w:rsidR="00B3420C">
        <w:rPr>
          <w:sz w:val="24"/>
        </w:rPr>
        <w:t>The</w:t>
      </w:r>
      <w:r w:rsidR="00D57311">
        <w:rPr>
          <w:sz w:val="24"/>
        </w:rPr>
        <w:t xml:space="preserve"> </w:t>
      </w:r>
      <w:r>
        <w:rPr>
          <w:sz w:val="24"/>
        </w:rPr>
        <w:t xml:space="preserve">Student Registration System, which has implemented all aspects and characteristics of the MVC architecture and </w:t>
      </w:r>
      <w:r w:rsidR="00D60B7E">
        <w:rPr>
          <w:sz w:val="24"/>
        </w:rPr>
        <w:t xml:space="preserve">the </w:t>
      </w:r>
      <w:r>
        <w:rPr>
          <w:sz w:val="24"/>
        </w:rPr>
        <w:t>Spring Framework.</w:t>
      </w:r>
    </w:p>
    <w:p w14:paraId="031F0A1D" w14:textId="4859F9F0" w:rsidR="00434317" w:rsidRDefault="00434317" w:rsidP="00FE2DD9">
      <w:pPr>
        <w:spacing w:after="0" w:line="480" w:lineRule="auto"/>
        <w:rPr>
          <w:sz w:val="24"/>
        </w:rPr>
      </w:pPr>
      <w:r>
        <w:rPr>
          <w:sz w:val="24"/>
        </w:rPr>
        <w:tab/>
        <w:t>The Student Registration System is presented</w:t>
      </w:r>
      <w:r w:rsidR="005374F0">
        <w:rPr>
          <w:sz w:val="24"/>
        </w:rPr>
        <w:t xml:space="preserve"> </w:t>
      </w:r>
      <w:r>
        <w:rPr>
          <w:sz w:val="24"/>
        </w:rPr>
        <w:t>through mo</w:t>
      </w:r>
      <w:r w:rsidR="005605A6">
        <w:rPr>
          <w:sz w:val="24"/>
        </w:rPr>
        <w:t xml:space="preserve">ck-ups. These mock-ups have been designed using </w:t>
      </w:r>
      <w:r w:rsidR="005374F0">
        <w:rPr>
          <w:sz w:val="24"/>
        </w:rPr>
        <w:t xml:space="preserve">the </w:t>
      </w:r>
      <w:r w:rsidR="005605A6">
        <w:rPr>
          <w:sz w:val="24"/>
        </w:rPr>
        <w:t>latest designing technologies to provide an interactive UI</w:t>
      </w:r>
      <w:r w:rsidR="005374F0">
        <w:rPr>
          <w:sz w:val="24"/>
        </w:rPr>
        <w:t xml:space="preserve"> (User Interface)</w:t>
      </w:r>
      <w:r w:rsidR="00E347E3">
        <w:rPr>
          <w:sz w:val="24"/>
        </w:rPr>
        <w:t xml:space="preserve"> for students, teachers, and admins</w:t>
      </w:r>
      <w:r w:rsidR="00861957">
        <w:rPr>
          <w:sz w:val="24"/>
        </w:rPr>
        <w:t>.</w:t>
      </w:r>
      <w:r w:rsidR="005A75E1">
        <w:rPr>
          <w:sz w:val="24"/>
        </w:rPr>
        <w:t xml:space="preserve"> Students</w:t>
      </w:r>
      <w:r w:rsidR="007459E5">
        <w:rPr>
          <w:sz w:val="24"/>
        </w:rPr>
        <w:t xml:space="preserve"> and teachers</w:t>
      </w:r>
      <w:r w:rsidR="00E54E7A">
        <w:rPr>
          <w:sz w:val="24"/>
        </w:rPr>
        <w:t xml:space="preserve"> can register</w:t>
      </w:r>
      <w:r w:rsidR="005A75E1">
        <w:rPr>
          <w:sz w:val="24"/>
        </w:rPr>
        <w:t xml:space="preserve"> into the system to manage their profile</w:t>
      </w:r>
      <w:r w:rsidR="00D10C3D">
        <w:rPr>
          <w:sz w:val="24"/>
        </w:rPr>
        <w:t>s</w:t>
      </w:r>
      <w:r w:rsidR="005A75E1">
        <w:rPr>
          <w:sz w:val="24"/>
        </w:rPr>
        <w:t xml:space="preserve">. </w:t>
      </w:r>
      <w:r w:rsidR="007459E5">
        <w:rPr>
          <w:sz w:val="24"/>
        </w:rPr>
        <w:t>Students</w:t>
      </w:r>
      <w:r w:rsidR="005A75E1">
        <w:rPr>
          <w:sz w:val="24"/>
        </w:rPr>
        <w:t xml:space="preserve"> can enroll into their desired courses </w:t>
      </w:r>
      <w:r w:rsidR="00544AC9">
        <w:rPr>
          <w:sz w:val="24"/>
        </w:rPr>
        <w:t>during</w:t>
      </w:r>
      <w:r w:rsidR="005A75E1">
        <w:rPr>
          <w:sz w:val="24"/>
        </w:rPr>
        <w:t xml:space="preserve"> the </w:t>
      </w:r>
      <w:r w:rsidR="00544AC9">
        <w:rPr>
          <w:sz w:val="24"/>
        </w:rPr>
        <w:t>beginning</w:t>
      </w:r>
      <w:r w:rsidR="005A75E1">
        <w:rPr>
          <w:sz w:val="24"/>
        </w:rPr>
        <w:t xml:space="preserve"> of the new term</w:t>
      </w:r>
      <w:r w:rsidR="00544AC9">
        <w:rPr>
          <w:sz w:val="24"/>
        </w:rPr>
        <w:t xml:space="preserve"> and </w:t>
      </w:r>
      <w:r w:rsidR="007459E5">
        <w:rPr>
          <w:sz w:val="24"/>
        </w:rPr>
        <w:t>can perform various functions such as manage courses,</w:t>
      </w:r>
      <w:r w:rsidR="003F4DDF">
        <w:rPr>
          <w:sz w:val="24"/>
        </w:rPr>
        <w:t xml:space="preserve"> schedule</w:t>
      </w:r>
      <w:r w:rsidR="00544AC9">
        <w:rPr>
          <w:sz w:val="24"/>
        </w:rPr>
        <w:t>s</w:t>
      </w:r>
      <w:r w:rsidR="003F4DDF">
        <w:rPr>
          <w:sz w:val="24"/>
        </w:rPr>
        <w:t>,</w:t>
      </w:r>
      <w:r w:rsidR="007459E5">
        <w:rPr>
          <w:sz w:val="24"/>
        </w:rPr>
        <w:t xml:space="preserve"> grades, and personal information.</w:t>
      </w:r>
      <w:r w:rsidR="00544AC9">
        <w:rPr>
          <w:sz w:val="24"/>
        </w:rPr>
        <w:t xml:space="preserve"> Similarly,</w:t>
      </w:r>
      <w:r w:rsidR="00861957">
        <w:rPr>
          <w:sz w:val="24"/>
        </w:rPr>
        <w:t xml:space="preserve"> </w:t>
      </w:r>
      <w:r w:rsidR="00544AC9">
        <w:rPr>
          <w:sz w:val="24"/>
        </w:rPr>
        <w:t>t</w:t>
      </w:r>
      <w:r w:rsidR="00871CE4">
        <w:rPr>
          <w:sz w:val="24"/>
        </w:rPr>
        <w:t>eachers can also</w:t>
      </w:r>
      <w:r w:rsidR="003F4DDF">
        <w:rPr>
          <w:sz w:val="24"/>
        </w:rPr>
        <w:t xml:space="preserve"> manage their </w:t>
      </w:r>
      <w:r w:rsidR="00544AC9">
        <w:rPr>
          <w:sz w:val="24"/>
        </w:rPr>
        <w:t xml:space="preserve">courses by adjusting their </w:t>
      </w:r>
      <w:r w:rsidR="003F4DDF">
        <w:rPr>
          <w:sz w:val="24"/>
        </w:rPr>
        <w:t>student list</w:t>
      </w:r>
      <w:r w:rsidR="00544AC9">
        <w:rPr>
          <w:sz w:val="24"/>
        </w:rPr>
        <w:t>s</w:t>
      </w:r>
      <w:r w:rsidR="003F4DDF">
        <w:rPr>
          <w:sz w:val="24"/>
        </w:rPr>
        <w:t>, schedule</w:t>
      </w:r>
      <w:r w:rsidR="00544AC9">
        <w:rPr>
          <w:sz w:val="24"/>
        </w:rPr>
        <w:t>s</w:t>
      </w:r>
      <w:r w:rsidR="003F4DDF">
        <w:rPr>
          <w:sz w:val="24"/>
        </w:rPr>
        <w:t>, grade assignment</w:t>
      </w:r>
      <w:r w:rsidR="00544AC9">
        <w:rPr>
          <w:sz w:val="24"/>
        </w:rPr>
        <w:t>s</w:t>
      </w:r>
      <w:r w:rsidR="003F4DDF">
        <w:rPr>
          <w:sz w:val="24"/>
        </w:rPr>
        <w:t>, and saved information.</w:t>
      </w:r>
      <w:r w:rsidR="00404B54">
        <w:rPr>
          <w:sz w:val="24"/>
        </w:rPr>
        <w:t xml:space="preserve"> In the </w:t>
      </w:r>
      <w:r w:rsidR="00FF1A99">
        <w:rPr>
          <w:sz w:val="24"/>
        </w:rPr>
        <w:t>Web-Application</w:t>
      </w:r>
      <w:r w:rsidR="00404B54">
        <w:rPr>
          <w:sz w:val="24"/>
        </w:rPr>
        <w:t xml:space="preserve">, </w:t>
      </w:r>
      <w:r w:rsidR="00544AC9">
        <w:rPr>
          <w:sz w:val="24"/>
        </w:rPr>
        <w:t xml:space="preserve">the </w:t>
      </w:r>
      <w:r w:rsidR="00404B54">
        <w:rPr>
          <w:sz w:val="24"/>
        </w:rPr>
        <w:t xml:space="preserve">admin </w:t>
      </w:r>
      <w:r w:rsidR="00544AC9">
        <w:rPr>
          <w:sz w:val="24"/>
        </w:rPr>
        <w:t xml:space="preserve">manages the </w:t>
      </w:r>
      <w:r w:rsidR="00404B54">
        <w:rPr>
          <w:sz w:val="24"/>
        </w:rPr>
        <w:t>functions that are provided to teachers and students</w:t>
      </w:r>
      <w:r w:rsidR="003E07A7">
        <w:rPr>
          <w:sz w:val="24"/>
        </w:rPr>
        <w:t xml:space="preserve">. The </w:t>
      </w:r>
      <w:r w:rsidR="00FF1A99">
        <w:rPr>
          <w:sz w:val="24"/>
        </w:rPr>
        <w:t xml:space="preserve">Student Registration System </w:t>
      </w:r>
      <w:r w:rsidR="003E07A7">
        <w:rPr>
          <w:sz w:val="24"/>
        </w:rPr>
        <w:t>mainly focuses on the enrollment system because it is the core functionality of the system.</w:t>
      </w:r>
      <w:r w:rsidR="00A32E75">
        <w:rPr>
          <w:sz w:val="24"/>
        </w:rPr>
        <w:t xml:space="preserve"> The system has been successfully developed to be user-friendly so that students, teachers, and admins can perform various function</w:t>
      </w:r>
      <w:r w:rsidR="00DA4CC0">
        <w:rPr>
          <w:sz w:val="24"/>
        </w:rPr>
        <w:t>s</w:t>
      </w:r>
      <w:r w:rsidR="00A32E75">
        <w:rPr>
          <w:sz w:val="24"/>
        </w:rPr>
        <w:t xml:space="preserve"> with ease. </w:t>
      </w:r>
      <w:r w:rsidR="003E07A7">
        <w:rPr>
          <w:sz w:val="24"/>
        </w:rPr>
        <w:t xml:space="preserve">   </w:t>
      </w:r>
      <w:r w:rsidR="00871CE4">
        <w:rPr>
          <w:sz w:val="24"/>
        </w:rPr>
        <w:t xml:space="preserve"> </w:t>
      </w:r>
      <w:r w:rsidR="00861957">
        <w:rPr>
          <w:sz w:val="24"/>
        </w:rPr>
        <w:t xml:space="preserve"> </w:t>
      </w:r>
    </w:p>
    <w:p w14:paraId="1B0E6A62" w14:textId="6A690919" w:rsidR="00FE2DD9" w:rsidRPr="002F7FE9" w:rsidRDefault="00FE2DD9" w:rsidP="00FE2DD9">
      <w:pPr>
        <w:spacing w:after="0" w:line="480" w:lineRule="auto"/>
        <w:rPr>
          <w:sz w:val="24"/>
        </w:rPr>
      </w:pPr>
      <w:r>
        <w:rPr>
          <w:sz w:val="24"/>
        </w:rPr>
        <w:tab/>
      </w:r>
      <w:r w:rsidR="00DA4CC0">
        <w:rPr>
          <w:sz w:val="24"/>
        </w:rPr>
        <w:t>T</w:t>
      </w:r>
      <w:r>
        <w:rPr>
          <w:sz w:val="24"/>
        </w:rPr>
        <w:t>he MVC architecture provides a better management of coding by isolating the model, view, and controller of the software application. Applications that are structured using the MVC architecture support effortless modifications. Also, the Spring Framework supports the robust devel</w:t>
      </w:r>
      <w:r w:rsidR="00340E5D">
        <w:rPr>
          <w:sz w:val="24"/>
        </w:rPr>
        <w:t>opment and dependency injection;</w:t>
      </w:r>
      <w:r>
        <w:rPr>
          <w:sz w:val="24"/>
        </w:rPr>
        <w:t xml:space="preserve"> therefore, various modules can easily interact with each other without being involved in complex coding. As a result, the implementation of the MVC </w:t>
      </w:r>
      <w:r>
        <w:rPr>
          <w:sz w:val="24"/>
        </w:rPr>
        <w:lastRenderedPageBreak/>
        <w:t>architecture and Spring Fr</w:t>
      </w:r>
      <w:r w:rsidR="00BE425F">
        <w:rPr>
          <w:sz w:val="24"/>
        </w:rPr>
        <w:t xml:space="preserve">amework will immensely help </w:t>
      </w:r>
      <w:r>
        <w:rPr>
          <w:sz w:val="24"/>
        </w:rPr>
        <w:t>developers</w:t>
      </w:r>
      <w:r w:rsidR="006268EF">
        <w:rPr>
          <w:sz w:val="24"/>
        </w:rPr>
        <w:t xml:space="preserve"> to create</w:t>
      </w:r>
      <w:r>
        <w:rPr>
          <w:sz w:val="24"/>
        </w:rPr>
        <w:t xml:space="preserve"> an efficient application with </w:t>
      </w:r>
      <w:r w:rsidR="006268EF">
        <w:rPr>
          <w:sz w:val="24"/>
        </w:rPr>
        <w:t xml:space="preserve">a </w:t>
      </w:r>
      <w:r>
        <w:rPr>
          <w:sz w:val="24"/>
        </w:rPr>
        <w:t xml:space="preserve">rich infrastructure.  </w:t>
      </w:r>
    </w:p>
    <w:p w14:paraId="073FB237" w14:textId="0C9DD358" w:rsidR="008A2EED" w:rsidRDefault="00671E38" w:rsidP="00FE2DD9">
      <w:pPr>
        <w:spacing w:after="0" w:line="480" w:lineRule="auto"/>
        <w:rPr>
          <w:sz w:val="24"/>
        </w:rPr>
      </w:pPr>
      <w:r>
        <w:rPr>
          <w:sz w:val="24"/>
        </w:rPr>
        <w:t xml:space="preserve"> </w:t>
      </w:r>
    </w:p>
    <w:p w14:paraId="127624D5" w14:textId="0BF8D4F4" w:rsidR="005E6344" w:rsidRDefault="005E6344" w:rsidP="00F31DB4">
      <w:pPr>
        <w:spacing w:after="0" w:line="480" w:lineRule="auto"/>
        <w:rPr>
          <w:sz w:val="24"/>
        </w:rPr>
      </w:pPr>
    </w:p>
    <w:p w14:paraId="640E5C58" w14:textId="7EE5BB2D" w:rsidR="005E6344" w:rsidRDefault="005E6344" w:rsidP="00F31DB4">
      <w:pPr>
        <w:spacing w:after="0" w:line="480" w:lineRule="auto"/>
        <w:rPr>
          <w:sz w:val="24"/>
        </w:rPr>
      </w:pPr>
    </w:p>
    <w:p w14:paraId="4E4AAC93" w14:textId="537F8527" w:rsidR="005E6344" w:rsidRDefault="005E6344" w:rsidP="00F31DB4">
      <w:pPr>
        <w:spacing w:after="0" w:line="480" w:lineRule="auto"/>
        <w:rPr>
          <w:sz w:val="24"/>
        </w:rPr>
      </w:pPr>
    </w:p>
    <w:p w14:paraId="5E23FA77" w14:textId="15D70957" w:rsidR="005E6344" w:rsidRDefault="005E6344" w:rsidP="00F31DB4">
      <w:pPr>
        <w:spacing w:after="0" w:line="480" w:lineRule="auto"/>
        <w:rPr>
          <w:sz w:val="24"/>
        </w:rPr>
      </w:pPr>
    </w:p>
    <w:p w14:paraId="758E03E0" w14:textId="52FF9018" w:rsidR="005E6344" w:rsidRDefault="005E6344" w:rsidP="00F31DB4">
      <w:pPr>
        <w:spacing w:after="0" w:line="480" w:lineRule="auto"/>
        <w:rPr>
          <w:sz w:val="24"/>
        </w:rPr>
      </w:pPr>
    </w:p>
    <w:p w14:paraId="3147D73D" w14:textId="138A1CCE" w:rsidR="005E6344" w:rsidRDefault="005E6344" w:rsidP="00F31DB4">
      <w:pPr>
        <w:spacing w:after="0" w:line="480" w:lineRule="auto"/>
        <w:rPr>
          <w:sz w:val="24"/>
        </w:rPr>
      </w:pPr>
    </w:p>
    <w:p w14:paraId="347FD8C3" w14:textId="100F3C08" w:rsidR="005E6344" w:rsidRDefault="005E6344" w:rsidP="00F31DB4">
      <w:pPr>
        <w:spacing w:after="0" w:line="480" w:lineRule="auto"/>
        <w:rPr>
          <w:sz w:val="24"/>
        </w:rPr>
      </w:pPr>
    </w:p>
    <w:p w14:paraId="337EAABE" w14:textId="2722274A" w:rsidR="005E6344" w:rsidRDefault="005E6344" w:rsidP="00F31DB4">
      <w:pPr>
        <w:spacing w:after="0" w:line="480" w:lineRule="auto"/>
        <w:rPr>
          <w:sz w:val="24"/>
        </w:rPr>
      </w:pPr>
    </w:p>
    <w:p w14:paraId="644A14AD" w14:textId="620A47FE" w:rsidR="005E6344" w:rsidRDefault="005E6344" w:rsidP="00F31DB4">
      <w:pPr>
        <w:spacing w:after="0" w:line="480" w:lineRule="auto"/>
        <w:rPr>
          <w:sz w:val="24"/>
        </w:rPr>
      </w:pPr>
    </w:p>
    <w:p w14:paraId="3F78D8EE" w14:textId="297FDD08" w:rsidR="005E6344" w:rsidRDefault="005E6344" w:rsidP="00F31DB4">
      <w:pPr>
        <w:spacing w:after="0" w:line="480" w:lineRule="auto"/>
        <w:rPr>
          <w:sz w:val="24"/>
        </w:rPr>
      </w:pPr>
    </w:p>
    <w:p w14:paraId="294F372D" w14:textId="7CB2F856" w:rsidR="005E6344" w:rsidRDefault="005E6344" w:rsidP="00F31DB4">
      <w:pPr>
        <w:spacing w:after="0" w:line="480" w:lineRule="auto"/>
        <w:rPr>
          <w:sz w:val="24"/>
        </w:rPr>
      </w:pPr>
    </w:p>
    <w:p w14:paraId="78EDEC3B" w14:textId="74061F45" w:rsidR="005E6344" w:rsidRDefault="005E6344" w:rsidP="00F31DB4">
      <w:pPr>
        <w:spacing w:after="0" w:line="480" w:lineRule="auto"/>
        <w:rPr>
          <w:sz w:val="24"/>
        </w:rPr>
      </w:pPr>
    </w:p>
    <w:p w14:paraId="29EA9E51" w14:textId="0C3A2DDA" w:rsidR="005E6344" w:rsidRDefault="005E6344" w:rsidP="00F31DB4">
      <w:pPr>
        <w:spacing w:after="0" w:line="480" w:lineRule="auto"/>
        <w:rPr>
          <w:sz w:val="24"/>
        </w:rPr>
      </w:pPr>
    </w:p>
    <w:p w14:paraId="2EFDC83B" w14:textId="2C2BD654" w:rsidR="005E6344" w:rsidRDefault="005E6344" w:rsidP="00F31DB4">
      <w:pPr>
        <w:spacing w:after="0" w:line="480" w:lineRule="auto"/>
        <w:rPr>
          <w:sz w:val="24"/>
        </w:rPr>
      </w:pPr>
    </w:p>
    <w:p w14:paraId="28CA1D0C" w14:textId="705FEFBB" w:rsidR="005E6344" w:rsidRDefault="005E6344" w:rsidP="00F31DB4">
      <w:pPr>
        <w:spacing w:after="0" w:line="480" w:lineRule="auto"/>
        <w:rPr>
          <w:sz w:val="24"/>
        </w:rPr>
      </w:pPr>
    </w:p>
    <w:p w14:paraId="2B7CC98D" w14:textId="2A4C9909" w:rsidR="005E6344" w:rsidRDefault="005E6344" w:rsidP="00F31DB4">
      <w:pPr>
        <w:spacing w:after="0" w:line="480" w:lineRule="auto"/>
        <w:rPr>
          <w:sz w:val="24"/>
        </w:rPr>
      </w:pPr>
    </w:p>
    <w:p w14:paraId="5797C21D" w14:textId="5219FA6A" w:rsidR="005E6344" w:rsidRDefault="005E6344" w:rsidP="00F31DB4">
      <w:pPr>
        <w:spacing w:after="0" w:line="480" w:lineRule="auto"/>
        <w:rPr>
          <w:sz w:val="24"/>
        </w:rPr>
      </w:pPr>
    </w:p>
    <w:p w14:paraId="49A8837B" w14:textId="1A8B4C0A" w:rsidR="005E6344" w:rsidRDefault="005E6344" w:rsidP="00F31DB4">
      <w:pPr>
        <w:spacing w:after="0" w:line="480" w:lineRule="auto"/>
        <w:rPr>
          <w:sz w:val="24"/>
        </w:rPr>
      </w:pPr>
    </w:p>
    <w:p w14:paraId="6CF0DCAB" w14:textId="0846AD79" w:rsidR="005E6344" w:rsidRDefault="005E6344" w:rsidP="00F31DB4">
      <w:pPr>
        <w:spacing w:after="0" w:line="480" w:lineRule="auto"/>
        <w:rPr>
          <w:sz w:val="24"/>
        </w:rPr>
      </w:pPr>
    </w:p>
    <w:p w14:paraId="1A79C31E" w14:textId="77777777" w:rsidR="00D50BC2" w:rsidRDefault="00D50BC2" w:rsidP="00F31DB4">
      <w:pPr>
        <w:spacing w:after="0" w:line="480" w:lineRule="auto"/>
        <w:rPr>
          <w:sz w:val="24"/>
        </w:rPr>
      </w:pPr>
    </w:p>
    <w:p w14:paraId="47ABED6A" w14:textId="77777777" w:rsidR="00D50BC2" w:rsidRDefault="00D50BC2" w:rsidP="00D50BC2">
      <w:pPr>
        <w:jc w:val="center"/>
        <w:rPr>
          <w:b/>
          <w:sz w:val="24"/>
        </w:rPr>
      </w:pPr>
    </w:p>
    <w:p w14:paraId="1BF1BBD0" w14:textId="77777777" w:rsidR="00D50BC2" w:rsidRDefault="00D50BC2" w:rsidP="00D50BC2">
      <w:pPr>
        <w:jc w:val="center"/>
        <w:rPr>
          <w:b/>
          <w:sz w:val="24"/>
        </w:rPr>
      </w:pPr>
    </w:p>
    <w:p w14:paraId="590BC917" w14:textId="77777777" w:rsidR="00D50BC2" w:rsidRDefault="00D50BC2" w:rsidP="00D50BC2">
      <w:pPr>
        <w:jc w:val="center"/>
        <w:rPr>
          <w:b/>
          <w:sz w:val="24"/>
        </w:rPr>
      </w:pPr>
    </w:p>
    <w:p w14:paraId="23F9696C" w14:textId="77777777" w:rsidR="00D50BC2" w:rsidRDefault="00D50BC2" w:rsidP="00D50BC2">
      <w:pPr>
        <w:jc w:val="center"/>
        <w:rPr>
          <w:b/>
          <w:sz w:val="24"/>
        </w:rPr>
      </w:pPr>
    </w:p>
    <w:p w14:paraId="5CCCAEAB" w14:textId="77777777" w:rsidR="00D50BC2" w:rsidRDefault="00D50BC2" w:rsidP="00D50BC2">
      <w:pPr>
        <w:jc w:val="center"/>
        <w:rPr>
          <w:b/>
          <w:sz w:val="24"/>
        </w:rPr>
      </w:pPr>
    </w:p>
    <w:p w14:paraId="3009A1A0" w14:textId="77777777" w:rsidR="00D50BC2" w:rsidRDefault="00D50BC2" w:rsidP="00D50BC2">
      <w:pPr>
        <w:jc w:val="center"/>
        <w:rPr>
          <w:b/>
          <w:sz w:val="24"/>
        </w:rPr>
      </w:pPr>
    </w:p>
    <w:p w14:paraId="0489AFB6" w14:textId="77777777" w:rsidR="00D50BC2" w:rsidRDefault="00D50BC2" w:rsidP="00D50BC2">
      <w:pPr>
        <w:jc w:val="center"/>
        <w:rPr>
          <w:b/>
          <w:sz w:val="24"/>
        </w:rPr>
      </w:pPr>
    </w:p>
    <w:p w14:paraId="14127A5B" w14:textId="77777777" w:rsidR="00D50BC2" w:rsidRDefault="00D50BC2" w:rsidP="00D50BC2">
      <w:pPr>
        <w:jc w:val="center"/>
        <w:rPr>
          <w:b/>
          <w:sz w:val="24"/>
        </w:rPr>
      </w:pPr>
    </w:p>
    <w:p w14:paraId="0EAF5647" w14:textId="77777777" w:rsidR="00D50BC2" w:rsidRDefault="00D50BC2" w:rsidP="00D50BC2">
      <w:pPr>
        <w:jc w:val="center"/>
        <w:rPr>
          <w:b/>
          <w:sz w:val="24"/>
        </w:rPr>
      </w:pPr>
    </w:p>
    <w:p w14:paraId="4127960C" w14:textId="6D512092" w:rsidR="00D50BC2" w:rsidRDefault="00D50BC2" w:rsidP="00D50BC2">
      <w:pPr>
        <w:jc w:val="center"/>
        <w:rPr>
          <w:b/>
          <w:sz w:val="24"/>
        </w:rPr>
      </w:pPr>
    </w:p>
    <w:p w14:paraId="5C5B8270" w14:textId="77777777" w:rsidR="00D50BC2" w:rsidRDefault="00D50BC2" w:rsidP="00D50BC2">
      <w:pPr>
        <w:jc w:val="center"/>
        <w:rPr>
          <w:b/>
          <w:sz w:val="24"/>
        </w:rPr>
      </w:pPr>
    </w:p>
    <w:p w14:paraId="3829496D" w14:textId="3DB0C2A2" w:rsidR="00D50BC2" w:rsidRDefault="00D50BC2" w:rsidP="00D50BC2">
      <w:pPr>
        <w:jc w:val="center"/>
        <w:rPr>
          <w:b/>
          <w:sz w:val="24"/>
        </w:rPr>
      </w:pPr>
      <w:r>
        <w:rPr>
          <w:b/>
          <w:sz w:val="24"/>
        </w:rPr>
        <w:t>APPENDIX</w:t>
      </w:r>
    </w:p>
    <w:p w14:paraId="40E9AC74" w14:textId="2FEE6A7D" w:rsidR="005E6344" w:rsidRDefault="00D50BC2" w:rsidP="00D50BC2">
      <w:pPr>
        <w:jc w:val="center"/>
        <w:rPr>
          <w:sz w:val="24"/>
        </w:rPr>
      </w:pPr>
      <w:r>
        <w:rPr>
          <w:b/>
          <w:sz w:val="24"/>
        </w:rPr>
        <w:t>USE CASES</w:t>
      </w:r>
      <w:r w:rsidR="0058495C">
        <w:rPr>
          <w:sz w:val="24"/>
        </w:rPr>
        <w:br w:type="page"/>
      </w:r>
    </w:p>
    <w:p w14:paraId="4A719ED3" w14:textId="0F0C4F91" w:rsidR="005E6344" w:rsidRPr="00E765AC" w:rsidRDefault="005E6344" w:rsidP="005E6344">
      <w:pPr>
        <w:jc w:val="center"/>
        <w:rPr>
          <w:b/>
          <w:sz w:val="24"/>
        </w:rPr>
      </w:pPr>
    </w:p>
    <w:p w14:paraId="03E6E77D" w14:textId="37F878CE" w:rsidR="005E6344" w:rsidRDefault="005E6344" w:rsidP="005E6344">
      <w:pPr>
        <w:spacing w:after="0" w:line="480" w:lineRule="auto"/>
        <w:jc w:val="center"/>
        <w:rPr>
          <w:b/>
          <w:sz w:val="24"/>
        </w:rPr>
      </w:pPr>
    </w:p>
    <w:p w14:paraId="4C4B49ED" w14:textId="77777777" w:rsidR="005E6344" w:rsidRDefault="005E6344" w:rsidP="005E6344">
      <w:pPr>
        <w:spacing w:after="0" w:line="480" w:lineRule="auto"/>
        <w:rPr>
          <w:b/>
          <w:sz w:val="24"/>
        </w:rPr>
      </w:pPr>
    </w:p>
    <w:tbl>
      <w:tblPr>
        <w:tblpPr w:leftFromText="180" w:rightFromText="180" w:vertAnchor="page" w:horzAnchor="margin" w:tblpY="412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30"/>
        <w:gridCol w:w="6130"/>
      </w:tblGrid>
      <w:tr w:rsidR="00681188" w14:paraId="0C2D0BE7" w14:textId="77777777" w:rsidTr="00681188">
        <w:tc>
          <w:tcPr>
            <w:tcW w:w="3230" w:type="dxa"/>
            <w:tcMar>
              <w:top w:w="100" w:type="dxa"/>
              <w:left w:w="100" w:type="dxa"/>
              <w:bottom w:w="100" w:type="dxa"/>
              <w:right w:w="100" w:type="dxa"/>
            </w:tcMar>
          </w:tcPr>
          <w:p w14:paraId="2D7A5ECA" w14:textId="77777777" w:rsidR="00681188" w:rsidRPr="00106A37" w:rsidRDefault="00681188" w:rsidP="00681188">
            <w:pPr>
              <w:widowControl w:val="0"/>
              <w:spacing w:line="240" w:lineRule="auto"/>
              <w:rPr>
                <w:b/>
              </w:rPr>
            </w:pPr>
            <w:r w:rsidRPr="00106A37">
              <w:rPr>
                <w:rFonts w:eastAsia="Times New Roman"/>
                <w:b/>
                <w:sz w:val="24"/>
              </w:rPr>
              <w:t>USE CASE NAME</w:t>
            </w:r>
          </w:p>
        </w:tc>
        <w:tc>
          <w:tcPr>
            <w:tcW w:w="6130" w:type="dxa"/>
            <w:tcMar>
              <w:top w:w="100" w:type="dxa"/>
              <w:left w:w="100" w:type="dxa"/>
              <w:bottom w:w="100" w:type="dxa"/>
              <w:right w:w="100" w:type="dxa"/>
            </w:tcMar>
          </w:tcPr>
          <w:p w14:paraId="4A93338A" w14:textId="77777777" w:rsidR="00681188" w:rsidRPr="00786324" w:rsidRDefault="00681188" w:rsidP="00681188">
            <w:pPr>
              <w:pStyle w:val="ListParagraph"/>
              <w:widowControl w:val="0"/>
              <w:numPr>
                <w:ilvl w:val="0"/>
                <w:numId w:val="21"/>
              </w:numPr>
              <w:spacing w:line="240" w:lineRule="auto"/>
              <w:rPr>
                <w:b/>
              </w:rPr>
            </w:pPr>
            <w:r w:rsidRPr="00786324">
              <w:rPr>
                <w:rFonts w:ascii="Times New Roman" w:hAnsi="Times New Roman"/>
                <w:b/>
                <w:sz w:val="24"/>
                <w:szCs w:val="24"/>
              </w:rPr>
              <w:t xml:space="preserve">Installing and Configuring </w:t>
            </w:r>
            <w:r>
              <w:rPr>
                <w:rFonts w:ascii="Times New Roman" w:hAnsi="Times New Roman"/>
                <w:b/>
                <w:sz w:val="24"/>
                <w:szCs w:val="24"/>
              </w:rPr>
              <w:t>JDK</w:t>
            </w:r>
          </w:p>
        </w:tc>
      </w:tr>
      <w:tr w:rsidR="00681188" w14:paraId="42C33626" w14:textId="77777777" w:rsidTr="00681188">
        <w:tc>
          <w:tcPr>
            <w:tcW w:w="3230" w:type="dxa"/>
            <w:tcMar>
              <w:top w:w="100" w:type="dxa"/>
              <w:left w:w="100" w:type="dxa"/>
              <w:bottom w:w="100" w:type="dxa"/>
              <w:right w:w="100" w:type="dxa"/>
            </w:tcMar>
          </w:tcPr>
          <w:p w14:paraId="372E5D6F" w14:textId="77777777" w:rsidR="00681188" w:rsidRPr="00106A37" w:rsidRDefault="00681188" w:rsidP="00681188">
            <w:pPr>
              <w:widowControl w:val="0"/>
              <w:spacing w:line="240" w:lineRule="auto"/>
              <w:rPr>
                <w:b/>
              </w:rPr>
            </w:pPr>
            <w:r w:rsidRPr="00106A37">
              <w:rPr>
                <w:rFonts w:eastAsia="Times New Roman"/>
                <w:b/>
                <w:sz w:val="24"/>
              </w:rPr>
              <w:t>Actors</w:t>
            </w:r>
          </w:p>
        </w:tc>
        <w:tc>
          <w:tcPr>
            <w:tcW w:w="6130" w:type="dxa"/>
            <w:tcMar>
              <w:top w:w="100" w:type="dxa"/>
              <w:left w:w="100" w:type="dxa"/>
              <w:bottom w:w="100" w:type="dxa"/>
              <w:right w:w="100" w:type="dxa"/>
            </w:tcMar>
          </w:tcPr>
          <w:p w14:paraId="08C32DDD" w14:textId="77777777" w:rsidR="00681188" w:rsidRPr="00BB7205" w:rsidRDefault="00681188" w:rsidP="00681188">
            <w:pPr>
              <w:widowControl w:val="0"/>
              <w:spacing w:line="240" w:lineRule="auto"/>
              <w:rPr>
                <w:sz w:val="24"/>
              </w:rPr>
            </w:pPr>
            <w:r>
              <w:rPr>
                <w:sz w:val="24"/>
              </w:rPr>
              <w:t xml:space="preserve">      Developer</w:t>
            </w:r>
            <w:r w:rsidRPr="004E6C26">
              <w:rPr>
                <w:b/>
                <w:sz w:val="24"/>
              </w:rPr>
              <w:t xml:space="preserve"> </w:t>
            </w:r>
          </w:p>
        </w:tc>
      </w:tr>
      <w:tr w:rsidR="00681188" w14:paraId="756E083A" w14:textId="77777777" w:rsidTr="00681188">
        <w:tc>
          <w:tcPr>
            <w:tcW w:w="3230" w:type="dxa"/>
            <w:tcMar>
              <w:top w:w="100" w:type="dxa"/>
              <w:left w:w="100" w:type="dxa"/>
              <w:bottom w:w="100" w:type="dxa"/>
              <w:right w:w="100" w:type="dxa"/>
            </w:tcMar>
          </w:tcPr>
          <w:p w14:paraId="560138DA" w14:textId="77777777" w:rsidR="00681188" w:rsidRPr="00106A37" w:rsidRDefault="00681188" w:rsidP="00681188">
            <w:pPr>
              <w:widowControl w:val="0"/>
              <w:spacing w:line="240" w:lineRule="auto"/>
              <w:rPr>
                <w:b/>
              </w:rPr>
            </w:pPr>
            <w:r w:rsidRPr="00106A37">
              <w:rPr>
                <w:rFonts w:eastAsia="Times New Roman"/>
                <w:b/>
                <w:sz w:val="24"/>
              </w:rPr>
              <w:t>Pre-Conditions</w:t>
            </w:r>
          </w:p>
        </w:tc>
        <w:tc>
          <w:tcPr>
            <w:tcW w:w="6130" w:type="dxa"/>
            <w:tcMar>
              <w:top w:w="100" w:type="dxa"/>
              <w:left w:w="100" w:type="dxa"/>
              <w:bottom w:w="100" w:type="dxa"/>
              <w:right w:w="100" w:type="dxa"/>
            </w:tcMar>
          </w:tcPr>
          <w:p w14:paraId="07EEF65D" w14:textId="77777777" w:rsidR="00681188" w:rsidRPr="00786324" w:rsidRDefault="00681188" w:rsidP="00681188">
            <w:pPr>
              <w:widowControl w:val="0"/>
              <w:numPr>
                <w:ilvl w:val="0"/>
                <w:numId w:val="18"/>
              </w:numPr>
              <w:spacing w:after="0" w:line="240" w:lineRule="auto"/>
              <w:ind w:hanging="360"/>
              <w:contextualSpacing/>
              <w:rPr>
                <w:rFonts w:eastAsia="Times New Roman"/>
                <w:sz w:val="24"/>
              </w:rPr>
            </w:pPr>
            <w:r>
              <w:rPr>
                <w:rFonts w:eastAsia="Times New Roman"/>
                <w:sz w:val="24"/>
              </w:rPr>
              <w:t>Developer should have reliable internet connection.</w:t>
            </w:r>
          </w:p>
        </w:tc>
      </w:tr>
      <w:tr w:rsidR="00681188" w14:paraId="3526E6AB" w14:textId="77777777" w:rsidTr="00681188">
        <w:tc>
          <w:tcPr>
            <w:tcW w:w="3230" w:type="dxa"/>
            <w:tcMar>
              <w:top w:w="100" w:type="dxa"/>
              <w:left w:w="100" w:type="dxa"/>
              <w:bottom w:w="100" w:type="dxa"/>
              <w:right w:w="100" w:type="dxa"/>
            </w:tcMar>
          </w:tcPr>
          <w:p w14:paraId="193E8CFD" w14:textId="77777777" w:rsidR="00681188" w:rsidRPr="00106A37" w:rsidRDefault="00681188" w:rsidP="00681188">
            <w:pPr>
              <w:widowControl w:val="0"/>
              <w:spacing w:line="240" w:lineRule="auto"/>
              <w:rPr>
                <w:b/>
              </w:rPr>
            </w:pPr>
            <w:r w:rsidRPr="00106A37">
              <w:rPr>
                <w:rFonts w:eastAsia="Times New Roman"/>
                <w:b/>
                <w:sz w:val="24"/>
              </w:rPr>
              <w:t>Flow of Control</w:t>
            </w:r>
          </w:p>
        </w:tc>
        <w:tc>
          <w:tcPr>
            <w:tcW w:w="6130" w:type="dxa"/>
            <w:tcMar>
              <w:top w:w="100" w:type="dxa"/>
              <w:left w:w="100" w:type="dxa"/>
              <w:bottom w:w="100" w:type="dxa"/>
              <w:right w:w="100" w:type="dxa"/>
            </w:tcMar>
          </w:tcPr>
          <w:p w14:paraId="0FB37964" w14:textId="77777777" w:rsidR="00681188" w:rsidRDefault="00681188" w:rsidP="00681188">
            <w:pPr>
              <w:widowControl w:val="0"/>
              <w:numPr>
                <w:ilvl w:val="0"/>
                <w:numId w:val="19"/>
              </w:numPr>
              <w:spacing w:after="0" w:line="240" w:lineRule="auto"/>
              <w:contextualSpacing/>
              <w:rPr>
                <w:rFonts w:eastAsia="Times New Roman"/>
                <w:sz w:val="24"/>
              </w:rPr>
            </w:pPr>
            <w:r>
              <w:rPr>
                <w:rFonts w:eastAsia="Times New Roman"/>
                <w:sz w:val="24"/>
              </w:rPr>
              <w:t>Navigate to</w:t>
            </w:r>
            <w:r>
              <w:t xml:space="preserve"> </w:t>
            </w:r>
            <w:r w:rsidRPr="00856F71">
              <w:rPr>
                <w:rFonts w:eastAsia="Times New Roman"/>
                <w:sz w:val="24"/>
              </w:rPr>
              <w:t>http://www.oracle.com/</w:t>
            </w:r>
            <w:r>
              <w:rPr>
                <w:rFonts w:eastAsia="Times New Roman"/>
                <w:sz w:val="24"/>
              </w:rPr>
              <w:t xml:space="preserve">  in browser.</w:t>
            </w:r>
          </w:p>
          <w:p w14:paraId="73449CA2" w14:textId="77777777" w:rsidR="00681188" w:rsidRDefault="00681188" w:rsidP="00681188">
            <w:pPr>
              <w:widowControl w:val="0"/>
              <w:numPr>
                <w:ilvl w:val="0"/>
                <w:numId w:val="19"/>
              </w:numPr>
              <w:spacing w:after="0" w:line="240" w:lineRule="auto"/>
              <w:contextualSpacing/>
              <w:rPr>
                <w:rFonts w:eastAsia="Times New Roman"/>
                <w:sz w:val="24"/>
              </w:rPr>
            </w:pPr>
            <w:r>
              <w:rPr>
                <w:rFonts w:eastAsia="Times New Roman"/>
                <w:sz w:val="24"/>
              </w:rPr>
              <w:t>Download the latest version.</w:t>
            </w:r>
          </w:p>
          <w:p w14:paraId="2A39F29B" w14:textId="77777777" w:rsidR="00681188" w:rsidRDefault="00681188" w:rsidP="00681188">
            <w:pPr>
              <w:widowControl w:val="0"/>
              <w:numPr>
                <w:ilvl w:val="0"/>
                <w:numId w:val="19"/>
              </w:numPr>
              <w:spacing w:after="0" w:line="240" w:lineRule="auto"/>
              <w:contextualSpacing/>
              <w:rPr>
                <w:rFonts w:eastAsia="Times New Roman"/>
                <w:sz w:val="24"/>
              </w:rPr>
            </w:pPr>
            <w:r>
              <w:rPr>
                <w:rFonts w:eastAsia="Times New Roman"/>
                <w:sz w:val="24"/>
              </w:rPr>
              <w:t>Save the downloaded folder in the C drive.</w:t>
            </w:r>
          </w:p>
          <w:p w14:paraId="0C1CF29D" w14:textId="77777777" w:rsidR="00681188" w:rsidRDefault="00681188" w:rsidP="00681188">
            <w:pPr>
              <w:widowControl w:val="0"/>
              <w:numPr>
                <w:ilvl w:val="0"/>
                <w:numId w:val="19"/>
              </w:numPr>
              <w:spacing w:after="0" w:line="240" w:lineRule="auto"/>
              <w:contextualSpacing/>
              <w:rPr>
                <w:rFonts w:eastAsia="Times New Roman"/>
                <w:sz w:val="24"/>
              </w:rPr>
            </w:pPr>
            <w:r>
              <w:rPr>
                <w:rFonts w:eastAsia="Times New Roman"/>
                <w:sz w:val="24"/>
              </w:rPr>
              <w:t>Open “System Property”</w:t>
            </w:r>
          </w:p>
          <w:p w14:paraId="4D941D64" w14:textId="77777777" w:rsidR="00681188" w:rsidRDefault="00681188" w:rsidP="00681188">
            <w:pPr>
              <w:widowControl w:val="0"/>
              <w:numPr>
                <w:ilvl w:val="0"/>
                <w:numId w:val="19"/>
              </w:numPr>
              <w:spacing w:after="0" w:line="240" w:lineRule="auto"/>
              <w:contextualSpacing/>
              <w:rPr>
                <w:rFonts w:eastAsia="Times New Roman"/>
                <w:sz w:val="24"/>
              </w:rPr>
            </w:pPr>
            <w:r>
              <w:rPr>
                <w:rFonts w:eastAsia="Times New Roman"/>
                <w:sz w:val="24"/>
              </w:rPr>
              <w:t>Select “Advanced system setting”</w:t>
            </w:r>
          </w:p>
          <w:p w14:paraId="4638738C" w14:textId="77777777" w:rsidR="00681188" w:rsidRDefault="00681188" w:rsidP="00681188">
            <w:pPr>
              <w:widowControl w:val="0"/>
              <w:numPr>
                <w:ilvl w:val="0"/>
                <w:numId w:val="19"/>
              </w:numPr>
              <w:spacing w:after="0" w:line="240" w:lineRule="auto"/>
              <w:contextualSpacing/>
              <w:rPr>
                <w:rFonts w:eastAsia="Times New Roman"/>
                <w:sz w:val="24"/>
              </w:rPr>
            </w:pPr>
            <w:r>
              <w:rPr>
                <w:rFonts w:eastAsia="Times New Roman"/>
                <w:sz w:val="24"/>
              </w:rPr>
              <w:t>Select “Environment variable”</w:t>
            </w:r>
          </w:p>
          <w:p w14:paraId="7EB5A31D" w14:textId="77777777" w:rsidR="00681188" w:rsidRDefault="00681188" w:rsidP="00681188">
            <w:pPr>
              <w:widowControl w:val="0"/>
              <w:numPr>
                <w:ilvl w:val="0"/>
                <w:numId w:val="19"/>
              </w:numPr>
              <w:spacing w:after="0" w:line="240" w:lineRule="auto"/>
              <w:contextualSpacing/>
              <w:rPr>
                <w:rFonts w:eastAsia="Times New Roman"/>
                <w:sz w:val="24"/>
              </w:rPr>
            </w:pPr>
            <w:r>
              <w:rPr>
                <w:rFonts w:eastAsia="Times New Roman"/>
                <w:sz w:val="24"/>
              </w:rPr>
              <w:t>Add new variable “JAVA_HOME” under User   variable and set path of the folder.</w:t>
            </w:r>
          </w:p>
          <w:p w14:paraId="193F86E6" w14:textId="77777777" w:rsidR="00681188" w:rsidRPr="00BB7205" w:rsidRDefault="00681188" w:rsidP="00681188">
            <w:pPr>
              <w:widowControl w:val="0"/>
              <w:numPr>
                <w:ilvl w:val="0"/>
                <w:numId w:val="19"/>
              </w:numPr>
              <w:spacing w:after="0" w:line="240" w:lineRule="auto"/>
              <w:contextualSpacing/>
              <w:rPr>
                <w:rFonts w:eastAsia="Times New Roman"/>
                <w:sz w:val="24"/>
              </w:rPr>
            </w:pPr>
            <w:r>
              <w:rPr>
                <w:rFonts w:eastAsia="Times New Roman"/>
                <w:sz w:val="24"/>
              </w:rPr>
              <w:t xml:space="preserve">Set “path” variable under System variable. </w:t>
            </w:r>
          </w:p>
        </w:tc>
      </w:tr>
      <w:tr w:rsidR="00681188" w14:paraId="41B6D363" w14:textId="77777777" w:rsidTr="00681188">
        <w:tc>
          <w:tcPr>
            <w:tcW w:w="3230" w:type="dxa"/>
            <w:tcMar>
              <w:top w:w="100" w:type="dxa"/>
              <w:left w:w="100" w:type="dxa"/>
              <w:bottom w:w="100" w:type="dxa"/>
              <w:right w:w="100" w:type="dxa"/>
            </w:tcMar>
          </w:tcPr>
          <w:p w14:paraId="306C020B" w14:textId="77777777" w:rsidR="00681188" w:rsidRPr="00106A37" w:rsidRDefault="00681188" w:rsidP="00681188">
            <w:pPr>
              <w:widowControl w:val="0"/>
              <w:spacing w:line="240" w:lineRule="auto"/>
              <w:rPr>
                <w:b/>
              </w:rPr>
            </w:pPr>
            <w:r w:rsidRPr="00106A37">
              <w:rPr>
                <w:rFonts w:eastAsia="Times New Roman"/>
                <w:b/>
                <w:sz w:val="24"/>
              </w:rPr>
              <w:t>Post Conditions</w:t>
            </w:r>
          </w:p>
        </w:tc>
        <w:tc>
          <w:tcPr>
            <w:tcW w:w="6130" w:type="dxa"/>
            <w:tcMar>
              <w:top w:w="100" w:type="dxa"/>
              <w:left w:w="100" w:type="dxa"/>
              <w:bottom w:w="100" w:type="dxa"/>
              <w:right w:w="100" w:type="dxa"/>
            </w:tcMar>
          </w:tcPr>
          <w:p w14:paraId="3A972442" w14:textId="77777777" w:rsidR="00681188" w:rsidRDefault="00681188" w:rsidP="00681188">
            <w:pPr>
              <w:widowControl w:val="0"/>
              <w:numPr>
                <w:ilvl w:val="0"/>
                <w:numId w:val="17"/>
              </w:numPr>
              <w:spacing w:after="0" w:line="240" w:lineRule="auto"/>
              <w:ind w:hanging="360"/>
              <w:contextualSpacing/>
              <w:rPr>
                <w:rFonts w:eastAsia="Times New Roman"/>
                <w:sz w:val="24"/>
              </w:rPr>
            </w:pPr>
            <w:r>
              <w:rPr>
                <w:rFonts w:eastAsia="Times New Roman"/>
                <w:sz w:val="24"/>
              </w:rPr>
              <w:t>JDK installed and configured with the system.</w:t>
            </w:r>
          </w:p>
          <w:p w14:paraId="5356BDA9" w14:textId="77777777" w:rsidR="00681188" w:rsidRPr="00BB7205" w:rsidRDefault="00681188" w:rsidP="00681188">
            <w:pPr>
              <w:widowControl w:val="0"/>
              <w:numPr>
                <w:ilvl w:val="0"/>
                <w:numId w:val="17"/>
              </w:numPr>
              <w:spacing w:after="0" w:line="240" w:lineRule="auto"/>
              <w:ind w:hanging="360"/>
              <w:contextualSpacing/>
              <w:rPr>
                <w:rFonts w:eastAsia="Times New Roman"/>
                <w:sz w:val="24"/>
              </w:rPr>
            </w:pPr>
            <w:r>
              <w:rPr>
                <w:rFonts w:eastAsia="Times New Roman"/>
                <w:sz w:val="24"/>
              </w:rPr>
              <w:t>Java Programs runs successfully.</w:t>
            </w:r>
          </w:p>
        </w:tc>
      </w:tr>
      <w:tr w:rsidR="00681188" w14:paraId="606B61A9" w14:textId="77777777" w:rsidTr="00681188">
        <w:trPr>
          <w:trHeight w:val="1185"/>
        </w:trPr>
        <w:tc>
          <w:tcPr>
            <w:tcW w:w="3230" w:type="dxa"/>
            <w:tcMar>
              <w:top w:w="100" w:type="dxa"/>
              <w:left w:w="100" w:type="dxa"/>
              <w:bottom w:w="100" w:type="dxa"/>
              <w:right w:w="100" w:type="dxa"/>
            </w:tcMar>
          </w:tcPr>
          <w:p w14:paraId="1DD85263" w14:textId="77777777" w:rsidR="00681188" w:rsidRPr="00106A37" w:rsidRDefault="00681188" w:rsidP="00681188">
            <w:pPr>
              <w:widowControl w:val="0"/>
              <w:spacing w:line="240" w:lineRule="auto"/>
              <w:rPr>
                <w:b/>
              </w:rPr>
            </w:pPr>
            <w:r w:rsidRPr="00106A37">
              <w:rPr>
                <w:rFonts w:eastAsia="Times New Roman"/>
                <w:b/>
                <w:sz w:val="24"/>
              </w:rPr>
              <w:t>Error-Conditions</w:t>
            </w:r>
          </w:p>
        </w:tc>
        <w:tc>
          <w:tcPr>
            <w:tcW w:w="6130" w:type="dxa"/>
            <w:tcMar>
              <w:top w:w="100" w:type="dxa"/>
              <w:left w:w="100" w:type="dxa"/>
              <w:bottom w:w="100" w:type="dxa"/>
              <w:right w:w="100" w:type="dxa"/>
            </w:tcMar>
          </w:tcPr>
          <w:p w14:paraId="0EDD5624" w14:textId="77777777" w:rsidR="00681188" w:rsidRDefault="00681188" w:rsidP="00681188">
            <w:pPr>
              <w:widowControl w:val="0"/>
              <w:numPr>
                <w:ilvl w:val="0"/>
                <w:numId w:val="20"/>
              </w:numPr>
              <w:spacing w:after="0" w:line="240" w:lineRule="auto"/>
              <w:ind w:hanging="360"/>
              <w:contextualSpacing/>
              <w:rPr>
                <w:rFonts w:eastAsia="Times New Roman"/>
                <w:sz w:val="24"/>
              </w:rPr>
            </w:pPr>
            <w:r>
              <w:rPr>
                <w:rFonts w:eastAsia="Times New Roman"/>
                <w:sz w:val="24"/>
              </w:rPr>
              <w:t>Internet connectivity lost during downloading apache-tomcat.</w:t>
            </w:r>
          </w:p>
          <w:p w14:paraId="5C3E6311" w14:textId="77777777" w:rsidR="00681188" w:rsidRPr="00BB7205" w:rsidRDefault="00681188" w:rsidP="00681188">
            <w:pPr>
              <w:widowControl w:val="0"/>
              <w:numPr>
                <w:ilvl w:val="0"/>
                <w:numId w:val="20"/>
              </w:numPr>
              <w:spacing w:after="0" w:line="240" w:lineRule="auto"/>
              <w:ind w:hanging="360"/>
              <w:contextualSpacing/>
              <w:rPr>
                <w:rFonts w:eastAsia="Times New Roman"/>
                <w:sz w:val="24"/>
              </w:rPr>
            </w:pPr>
            <w:r w:rsidRPr="00BB7205">
              <w:rPr>
                <w:rFonts w:eastAsia="Times New Roman"/>
                <w:sz w:val="24"/>
              </w:rPr>
              <w:t xml:space="preserve"> </w:t>
            </w:r>
            <w:r>
              <w:rPr>
                <w:rFonts w:eastAsia="Times New Roman"/>
                <w:sz w:val="24"/>
              </w:rPr>
              <w:t xml:space="preserve">Program is not running because of incorrect path. </w:t>
            </w:r>
          </w:p>
        </w:tc>
      </w:tr>
    </w:tbl>
    <w:p w14:paraId="16F1DA25" w14:textId="77777777" w:rsidR="00681188" w:rsidRDefault="00681188" w:rsidP="005E6344">
      <w:pPr>
        <w:spacing w:after="0" w:line="480" w:lineRule="auto"/>
        <w:rPr>
          <w:b/>
          <w:sz w:val="24"/>
        </w:rPr>
      </w:pPr>
    </w:p>
    <w:p w14:paraId="1470B9F4" w14:textId="2D8D0B28" w:rsidR="005E6344" w:rsidRPr="007A1FD7" w:rsidRDefault="00DA51F9" w:rsidP="005E6344">
      <w:pPr>
        <w:spacing w:after="0" w:line="480" w:lineRule="auto"/>
        <w:rPr>
          <w:b/>
          <w:sz w:val="24"/>
        </w:rPr>
      </w:pPr>
      <w:r>
        <w:rPr>
          <w:b/>
          <w:sz w:val="24"/>
        </w:rPr>
        <w:t xml:space="preserve">TABLE 1. </w:t>
      </w:r>
      <w:r w:rsidR="005E6344" w:rsidRPr="00786324">
        <w:rPr>
          <w:b/>
          <w:sz w:val="24"/>
        </w:rPr>
        <w:t xml:space="preserve">Installing and Configuring </w:t>
      </w:r>
      <w:r w:rsidR="005E6344">
        <w:rPr>
          <w:b/>
          <w:sz w:val="24"/>
        </w:rPr>
        <w:t>JDK</w:t>
      </w:r>
    </w:p>
    <w:p w14:paraId="439A7824" w14:textId="77777777" w:rsidR="005E6344" w:rsidRPr="00A45D5F" w:rsidRDefault="005E6344" w:rsidP="005E6344"/>
    <w:p w14:paraId="17FFE741" w14:textId="77777777" w:rsidR="005E6344" w:rsidRPr="00A45D5F" w:rsidRDefault="005E6344" w:rsidP="005E6344"/>
    <w:p w14:paraId="4F576AD9" w14:textId="77777777" w:rsidR="005E6344" w:rsidRPr="00A45D5F" w:rsidRDefault="005E6344" w:rsidP="005E6344"/>
    <w:p w14:paraId="67AAF68C" w14:textId="77777777" w:rsidR="005E6344" w:rsidRPr="00A45D5F" w:rsidRDefault="005E6344" w:rsidP="005E6344"/>
    <w:p w14:paraId="24C15265" w14:textId="77777777" w:rsidR="005E6344" w:rsidRPr="00A45D5F" w:rsidRDefault="005E6344" w:rsidP="005E6344"/>
    <w:p w14:paraId="2782B7FF" w14:textId="77777777" w:rsidR="005E6344" w:rsidRPr="00A45D5F" w:rsidRDefault="005E6344" w:rsidP="005E6344"/>
    <w:p w14:paraId="5CD97A2A" w14:textId="77777777" w:rsidR="005E6344" w:rsidRPr="00A45D5F" w:rsidRDefault="005E6344" w:rsidP="005E6344"/>
    <w:p w14:paraId="1E3096DE" w14:textId="77777777" w:rsidR="005E6344" w:rsidRPr="00A45D5F" w:rsidRDefault="005E6344" w:rsidP="005E6344"/>
    <w:p w14:paraId="491894EB" w14:textId="77777777" w:rsidR="005E6344" w:rsidRPr="00A45D5F" w:rsidRDefault="005E6344" w:rsidP="005E6344"/>
    <w:p w14:paraId="4F15E625" w14:textId="77777777" w:rsidR="005E6344" w:rsidRPr="00A45D5F" w:rsidRDefault="005E6344" w:rsidP="005E6344"/>
    <w:p w14:paraId="162AED10" w14:textId="77777777" w:rsidR="005E6344" w:rsidRPr="00A45D5F" w:rsidRDefault="005E6344" w:rsidP="005E6344"/>
    <w:p w14:paraId="07D54D91" w14:textId="77777777" w:rsidR="005E6344" w:rsidRPr="00A45D5F" w:rsidRDefault="005E6344" w:rsidP="005E6344"/>
    <w:p w14:paraId="1D0D637C" w14:textId="4AF25F45" w:rsidR="005E6344" w:rsidRPr="00A45D5F" w:rsidRDefault="00681188" w:rsidP="005E6344">
      <w:r>
        <w:rPr>
          <w:b/>
          <w:sz w:val="24"/>
        </w:rPr>
        <w:t xml:space="preserve">TABLE 2. </w:t>
      </w:r>
      <w:r w:rsidRPr="004237A7">
        <w:rPr>
          <w:b/>
          <w:sz w:val="24"/>
        </w:rPr>
        <w:t>Installing and Configuring Apache-Tomcat</w:t>
      </w:r>
    </w:p>
    <w:p w14:paraId="25AE3B2E" w14:textId="77777777" w:rsidR="005E6344" w:rsidRDefault="005E6344" w:rsidP="005E6344"/>
    <w:p w14:paraId="282110DB" w14:textId="4EEA097E" w:rsidR="005E6344" w:rsidRPr="00A45D5F" w:rsidRDefault="005E6344" w:rsidP="005E6344"/>
    <w:tbl>
      <w:tblPr>
        <w:tblpPr w:leftFromText="180" w:rightFromText="180" w:vertAnchor="page" w:horzAnchor="margin" w:tblpY="4216"/>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1"/>
        <w:gridCol w:w="6169"/>
      </w:tblGrid>
      <w:tr w:rsidR="005E6344" w14:paraId="427449B2" w14:textId="77777777" w:rsidTr="005C7502">
        <w:trPr>
          <w:trHeight w:val="510"/>
        </w:trPr>
        <w:tc>
          <w:tcPr>
            <w:tcW w:w="3251" w:type="dxa"/>
            <w:tcMar>
              <w:top w:w="100" w:type="dxa"/>
              <w:left w:w="100" w:type="dxa"/>
              <w:bottom w:w="100" w:type="dxa"/>
              <w:right w:w="100" w:type="dxa"/>
            </w:tcMar>
          </w:tcPr>
          <w:p w14:paraId="17905D6E" w14:textId="77777777" w:rsidR="005E6344" w:rsidRPr="00106A37" w:rsidRDefault="005E6344" w:rsidP="005C7502">
            <w:pPr>
              <w:widowControl w:val="0"/>
              <w:spacing w:line="240" w:lineRule="auto"/>
              <w:rPr>
                <w:b/>
              </w:rPr>
            </w:pPr>
            <w:r w:rsidRPr="00106A37">
              <w:rPr>
                <w:rFonts w:eastAsia="Times New Roman"/>
                <w:b/>
                <w:sz w:val="24"/>
              </w:rPr>
              <w:t>USE CASE NAME</w:t>
            </w:r>
          </w:p>
        </w:tc>
        <w:tc>
          <w:tcPr>
            <w:tcW w:w="6169" w:type="dxa"/>
            <w:tcMar>
              <w:top w:w="100" w:type="dxa"/>
              <w:left w:w="100" w:type="dxa"/>
              <w:bottom w:w="100" w:type="dxa"/>
              <w:right w:w="100" w:type="dxa"/>
            </w:tcMar>
          </w:tcPr>
          <w:p w14:paraId="185CFD76" w14:textId="77777777" w:rsidR="005E6344" w:rsidRPr="004237A7" w:rsidRDefault="005E6344" w:rsidP="005E6344">
            <w:pPr>
              <w:pStyle w:val="ListParagraph"/>
              <w:widowControl w:val="0"/>
              <w:numPr>
                <w:ilvl w:val="0"/>
                <w:numId w:val="22"/>
              </w:numPr>
              <w:spacing w:line="240" w:lineRule="auto"/>
              <w:rPr>
                <w:b/>
              </w:rPr>
            </w:pPr>
            <w:r w:rsidRPr="004237A7">
              <w:rPr>
                <w:rFonts w:ascii="Times New Roman" w:hAnsi="Times New Roman"/>
                <w:b/>
                <w:sz w:val="24"/>
                <w:szCs w:val="24"/>
              </w:rPr>
              <w:t>Installing and Configuring Apache-Tomcat</w:t>
            </w:r>
          </w:p>
        </w:tc>
      </w:tr>
      <w:tr w:rsidR="005E6344" w14:paraId="6E488FDC" w14:textId="77777777" w:rsidTr="005C7502">
        <w:trPr>
          <w:trHeight w:val="527"/>
        </w:trPr>
        <w:tc>
          <w:tcPr>
            <w:tcW w:w="3251" w:type="dxa"/>
            <w:tcMar>
              <w:top w:w="100" w:type="dxa"/>
              <w:left w:w="100" w:type="dxa"/>
              <w:bottom w:w="100" w:type="dxa"/>
              <w:right w:w="100" w:type="dxa"/>
            </w:tcMar>
          </w:tcPr>
          <w:p w14:paraId="023C037D" w14:textId="77777777" w:rsidR="005E6344" w:rsidRPr="00106A37" w:rsidRDefault="005E6344" w:rsidP="005C7502">
            <w:pPr>
              <w:widowControl w:val="0"/>
              <w:spacing w:line="240" w:lineRule="auto"/>
              <w:rPr>
                <w:b/>
              </w:rPr>
            </w:pPr>
            <w:r w:rsidRPr="00106A37">
              <w:rPr>
                <w:rFonts w:eastAsia="Times New Roman"/>
                <w:b/>
                <w:sz w:val="24"/>
              </w:rPr>
              <w:t>Actors</w:t>
            </w:r>
          </w:p>
        </w:tc>
        <w:tc>
          <w:tcPr>
            <w:tcW w:w="6169" w:type="dxa"/>
            <w:tcMar>
              <w:top w:w="100" w:type="dxa"/>
              <w:left w:w="100" w:type="dxa"/>
              <w:bottom w:w="100" w:type="dxa"/>
              <w:right w:w="100" w:type="dxa"/>
            </w:tcMar>
          </w:tcPr>
          <w:p w14:paraId="535E935F" w14:textId="77777777" w:rsidR="005E6344" w:rsidRPr="00BB7205" w:rsidRDefault="005E6344" w:rsidP="005C7502">
            <w:pPr>
              <w:widowControl w:val="0"/>
              <w:spacing w:line="240" w:lineRule="auto"/>
              <w:rPr>
                <w:sz w:val="24"/>
              </w:rPr>
            </w:pPr>
            <w:r>
              <w:rPr>
                <w:sz w:val="24"/>
              </w:rPr>
              <w:t xml:space="preserve">      Developer</w:t>
            </w:r>
          </w:p>
        </w:tc>
      </w:tr>
      <w:tr w:rsidR="005E6344" w14:paraId="75E8B56F" w14:textId="77777777" w:rsidTr="005C7502">
        <w:trPr>
          <w:trHeight w:val="595"/>
        </w:trPr>
        <w:tc>
          <w:tcPr>
            <w:tcW w:w="3251" w:type="dxa"/>
            <w:tcMar>
              <w:top w:w="100" w:type="dxa"/>
              <w:left w:w="100" w:type="dxa"/>
              <w:bottom w:w="100" w:type="dxa"/>
              <w:right w:w="100" w:type="dxa"/>
            </w:tcMar>
          </w:tcPr>
          <w:p w14:paraId="70C3CE6D" w14:textId="77777777" w:rsidR="005E6344" w:rsidRPr="00106A37" w:rsidRDefault="005E6344" w:rsidP="005C7502">
            <w:pPr>
              <w:widowControl w:val="0"/>
              <w:spacing w:line="240" w:lineRule="auto"/>
              <w:rPr>
                <w:b/>
              </w:rPr>
            </w:pPr>
            <w:r w:rsidRPr="00106A37">
              <w:rPr>
                <w:rFonts w:eastAsia="Times New Roman"/>
                <w:b/>
                <w:sz w:val="24"/>
              </w:rPr>
              <w:t>Pre-Conditions</w:t>
            </w:r>
          </w:p>
        </w:tc>
        <w:tc>
          <w:tcPr>
            <w:tcW w:w="6169" w:type="dxa"/>
            <w:tcMar>
              <w:top w:w="100" w:type="dxa"/>
              <w:left w:w="100" w:type="dxa"/>
              <w:bottom w:w="100" w:type="dxa"/>
              <w:right w:w="100" w:type="dxa"/>
            </w:tcMar>
          </w:tcPr>
          <w:p w14:paraId="22D30DD5" w14:textId="77777777" w:rsidR="005E6344" w:rsidRDefault="005E6344" w:rsidP="005E6344">
            <w:pPr>
              <w:widowControl w:val="0"/>
              <w:numPr>
                <w:ilvl w:val="0"/>
                <w:numId w:val="23"/>
              </w:numPr>
              <w:spacing w:after="0" w:line="240" w:lineRule="auto"/>
              <w:contextualSpacing/>
              <w:rPr>
                <w:rFonts w:eastAsia="Times New Roman"/>
                <w:sz w:val="24"/>
              </w:rPr>
            </w:pPr>
            <w:r>
              <w:rPr>
                <w:rFonts w:eastAsia="Times New Roman"/>
                <w:sz w:val="24"/>
              </w:rPr>
              <w:t>Developer should have reliable internet connection.</w:t>
            </w:r>
          </w:p>
          <w:p w14:paraId="15C65CF4" w14:textId="77777777" w:rsidR="005E6344" w:rsidRPr="009F0A23" w:rsidRDefault="005E6344" w:rsidP="005E6344">
            <w:pPr>
              <w:widowControl w:val="0"/>
              <w:numPr>
                <w:ilvl w:val="0"/>
                <w:numId w:val="23"/>
              </w:numPr>
              <w:spacing w:after="0" w:line="240" w:lineRule="auto"/>
              <w:ind w:left="720" w:hanging="360"/>
              <w:contextualSpacing/>
              <w:rPr>
                <w:rFonts w:eastAsia="Times New Roman"/>
                <w:sz w:val="24"/>
              </w:rPr>
            </w:pPr>
            <w:r>
              <w:rPr>
                <w:rFonts w:eastAsia="Times New Roman"/>
                <w:sz w:val="24"/>
              </w:rPr>
              <w:t>JDK is already configured with the system</w:t>
            </w:r>
          </w:p>
        </w:tc>
      </w:tr>
      <w:tr w:rsidR="005E6344" w14:paraId="77324627" w14:textId="77777777" w:rsidTr="005C7502">
        <w:trPr>
          <w:trHeight w:val="2449"/>
        </w:trPr>
        <w:tc>
          <w:tcPr>
            <w:tcW w:w="3251" w:type="dxa"/>
            <w:tcMar>
              <w:top w:w="100" w:type="dxa"/>
              <w:left w:w="100" w:type="dxa"/>
              <w:bottom w:w="100" w:type="dxa"/>
              <w:right w:w="100" w:type="dxa"/>
            </w:tcMar>
          </w:tcPr>
          <w:p w14:paraId="7B855763" w14:textId="77777777" w:rsidR="005E6344" w:rsidRPr="00106A37" w:rsidRDefault="005E6344" w:rsidP="005C7502">
            <w:pPr>
              <w:widowControl w:val="0"/>
              <w:spacing w:line="240" w:lineRule="auto"/>
              <w:rPr>
                <w:b/>
              </w:rPr>
            </w:pPr>
            <w:r w:rsidRPr="00106A37">
              <w:rPr>
                <w:rFonts w:eastAsia="Times New Roman"/>
                <w:b/>
                <w:sz w:val="24"/>
              </w:rPr>
              <w:t>Flow of Control</w:t>
            </w:r>
          </w:p>
        </w:tc>
        <w:tc>
          <w:tcPr>
            <w:tcW w:w="6169" w:type="dxa"/>
            <w:tcMar>
              <w:top w:w="100" w:type="dxa"/>
              <w:left w:w="100" w:type="dxa"/>
              <w:bottom w:w="100" w:type="dxa"/>
              <w:right w:w="100" w:type="dxa"/>
            </w:tcMar>
          </w:tcPr>
          <w:p w14:paraId="457658BE" w14:textId="495DD366" w:rsidR="005E6344" w:rsidRDefault="005E6344" w:rsidP="005E6344">
            <w:pPr>
              <w:widowControl w:val="0"/>
              <w:numPr>
                <w:ilvl w:val="0"/>
                <w:numId w:val="24"/>
              </w:numPr>
              <w:spacing w:after="0" w:line="240" w:lineRule="auto"/>
              <w:contextualSpacing/>
              <w:rPr>
                <w:rFonts w:eastAsia="Times New Roman"/>
                <w:sz w:val="24"/>
              </w:rPr>
            </w:pPr>
            <w:r>
              <w:rPr>
                <w:rFonts w:eastAsia="Times New Roman"/>
                <w:sz w:val="24"/>
              </w:rPr>
              <w:t>Navigate to</w:t>
            </w:r>
            <w:r>
              <w:t xml:space="preserve"> </w:t>
            </w:r>
            <w:r w:rsidRPr="00856F71">
              <w:rPr>
                <w:rFonts w:eastAsia="Times New Roman"/>
                <w:sz w:val="24"/>
              </w:rPr>
              <w:t>http://tomcat.apache.org/</w:t>
            </w:r>
            <w:r>
              <w:rPr>
                <w:rFonts w:eastAsia="Times New Roman"/>
                <w:sz w:val="24"/>
              </w:rPr>
              <w:t xml:space="preserve">  in browser.</w:t>
            </w:r>
          </w:p>
          <w:p w14:paraId="68373A87" w14:textId="77777777" w:rsidR="005E6344" w:rsidRDefault="005E6344" w:rsidP="005E6344">
            <w:pPr>
              <w:widowControl w:val="0"/>
              <w:numPr>
                <w:ilvl w:val="0"/>
                <w:numId w:val="24"/>
              </w:numPr>
              <w:spacing w:after="0" w:line="240" w:lineRule="auto"/>
              <w:contextualSpacing/>
              <w:rPr>
                <w:rFonts w:eastAsia="Times New Roman"/>
                <w:sz w:val="24"/>
              </w:rPr>
            </w:pPr>
            <w:r>
              <w:rPr>
                <w:rFonts w:eastAsia="Times New Roman"/>
                <w:sz w:val="24"/>
              </w:rPr>
              <w:t>Download the latest version.</w:t>
            </w:r>
          </w:p>
          <w:p w14:paraId="29CD2E27" w14:textId="77777777" w:rsidR="005E6344" w:rsidRDefault="005E6344" w:rsidP="005E6344">
            <w:pPr>
              <w:widowControl w:val="0"/>
              <w:numPr>
                <w:ilvl w:val="0"/>
                <w:numId w:val="24"/>
              </w:numPr>
              <w:spacing w:after="0" w:line="240" w:lineRule="auto"/>
              <w:contextualSpacing/>
              <w:rPr>
                <w:rFonts w:eastAsia="Times New Roman"/>
                <w:sz w:val="24"/>
              </w:rPr>
            </w:pPr>
            <w:r>
              <w:rPr>
                <w:rFonts w:eastAsia="Times New Roman"/>
                <w:sz w:val="24"/>
              </w:rPr>
              <w:t>Save the downloaded folder in the C drive.</w:t>
            </w:r>
          </w:p>
          <w:p w14:paraId="3F70513B" w14:textId="77777777" w:rsidR="005E6344" w:rsidRDefault="005E6344" w:rsidP="005E6344">
            <w:pPr>
              <w:widowControl w:val="0"/>
              <w:numPr>
                <w:ilvl w:val="0"/>
                <w:numId w:val="24"/>
              </w:numPr>
              <w:spacing w:after="0" w:line="240" w:lineRule="auto"/>
              <w:contextualSpacing/>
              <w:rPr>
                <w:rFonts w:eastAsia="Times New Roman"/>
                <w:sz w:val="24"/>
              </w:rPr>
            </w:pPr>
            <w:r>
              <w:rPr>
                <w:rFonts w:eastAsia="Times New Roman"/>
                <w:sz w:val="24"/>
              </w:rPr>
              <w:t>Open “System Property”</w:t>
            </w:r>
          </w:p>
          <w:p w14:paraId="52E90DB6" w14:textId="77777777" w:rsidR="005E6344" w:rsidRDefault="005E6344" w:rsidP="005E6344">
            <w:pPr>
              <w:widowControl w:val="0"/>
              <w:numPr>
                <w:ilvl w:val="0"/>
                <w:numId w:val="24"/>
              </w:numPr>
              <w:spacing w:after="0" w:line="240" w:lineRule="auto"/>
              <w:contextualSpacing/>
              <w:rPr>
                <w:rFonts w:eastAsia="Times New Roman"/>
                <w:sz w:val="24"/>
              </w:rPr>
            </w:pPr>
            <w:r>
              <w:rPr>
                <w:rFonts w:eastAsia="Times New Roman"/>
                <w:sz w:val="24"/>
              </w:rPr>
              <w:t>Select “Advanced system setting”</w:t>
            </w:r>
          </w:p>
          <w:p w14:paraId="51BFF1AF" w14:textId="77777777" w:rsidR="005E6344" w:rsidRDefault="005E6344" w:rsidP="005E6344">
            <w:pPr>
              <w:widowControl w:val="0"/>
              <w:numPr>
                <w:ilvl w:val="0"/>
                <w:numId w:val="24"/>
              </w:numPr>
              <w:spacing w:after="0" w:line="240" w:lineRule="auto"/>
              <w:contextualSpacing/>
              <w:rPr>
                <w:rFonts w:eastAsia="Times New Roman"/>
                <w:sz w:val="24"/>
              </w:rPr>
            </w:pPr>
            <w:r>
              <w:rPr>
                <w:rFonts w:eastAsia="Times New Roman"/>
                <w:sz w:val="24"/>
              </w:rPr>
              <w:t>Select “Environment variable”</w:t>
            </w:r>
          </w:p>
          <w:p w14:paraId="4BA795FF" w14:textId="77777777" w:rsidR="005E6344" w:rsidRPr="00BB7205" w:rsidRDefault="005E6344" w:rsidP="005E6344">
            <w:pPr>
              <w:widowControl w:val="0"/>
              <w:numPr>
                <w:ilvl w:val="0"/>
                <w:numId w:val="24"/>
              </w:numPr>
              <w:spacing w:after="0" w:line="240" w:lineRule="auto"/>
              <w:contextualSpacing/>
              <w:rPr>
                <w:rFonts w:eastAsia="Times New Roman"/>
                <w:sz w:val="24"/>
              </w:rPr>
            </w:pPr>
            <w:r>
              <w:rPr>
                <w:rFonts w:eastAsia="Times New Roman"/>
                <w:sz w:val="24"/>
              </w:rPr>
              <w:t>Add new variable “CATALINA_HOME” under User   variable and set path of the folder.</w:t>
            </w:r>
          </w:p>
        </w:tc>
      </w:tr>
      <w:tr w:rsidR="005E6344" w14:paraId="006BCEED" w14:textId="77777777" w:rsidTr="005C7502">
        <w:trPr>
          <w:trHeight w:val="901"/>
        </w:trPr>
        <w:tc>
          <w:tcPr>
            <w:tcW w:w="3251" w:type="dxa"/>
            <w:tcMar>
              <w:top w:w="100" w:type="dxa"/>
              <w:left w:w="100" w:type="dxa"/>
              <w:bottom w:w="100" w:type="dxa"/>
              <w:right w:w="100" w:type="dxa"/>
            </w:tcMar>
          </w:tcPr>
          <w:p w14:paraId="5EBA434C" w14:textId="77777777" w:rsidR="005E6344" w:rsidRPr="00106A37" w:rsidRDefault="005E6344" w:rsidP="005C7502">
            <w:pPr>
              <w:widowControl w:val="0"/>
              <w:spacing w:line="240" w:lineRule="auto"/>
              <w:rPr>
                <w:b/>
              </w:rPr>
            </w:pPr>
            <w:r w:rsidRPr="00106A37">
              <w:rPr>
                <w:rFonts w:eastAsia="Times New Roman"/>
                <w:b/>
                <w:sz w:val="24"/>
              </w:rPr>
              <w:t>Post Conditions</w:t>
            </w:r>
          </w:p>
        </w:tc>
        <w:tc>
          <w:tcPr>
            <w:tcW w:w="6169" w:type="dxa"/>
            <w:tcMar>
              <w:top w:w="100" w:type="dxa"/>
              <w:left w:w="100" w:type="dxa"/>
              <w:bottom w:w="100" w:type="dxa"/>
              <w:right w:w="100" w:type="dxa"/>
            </w:tcMar>
          </w:tcPr>
          <w:p w14:paraId="2AB4A1A3" w14:textId="77777777" w:rsidR="005E6344" w:rsidRDefault="005E6344" w:rsidP="005E6344">
            <w:pPr>
              <w:widowControl w:val="0"/>
              <w:numPr>
                <w:ilvl w:val="0"/>
                <w:numId w:val="25"/>
              </w:numPr>
              <w:spacing w:after="0" w:line="240" w:lineRule="auto"/>
              <w:contextualSpacing/>
              <w:rPr>
                <w:rFonts w:eastAsia="Times New Roman"/>
                <w:sz w:val="24"/>
              </w:rPr>
            </w:pPr>
            <w:r>
              <w:rPr>
                <w:rFonts w:eastAsia="Times New Roman"/>
                <w:sz w:val="24"/>
              </w:rPr>
              <w:t>Apache tomcat installed and configured with the system.</w:t>
            </w:r>
          </w:p>
          <w:p w14:paraId="6EA9BAAF" w14:textId="77777777" w:rsidR="005E6344" w:rsidRPr="00524A30" w:rsidRDefault="005E6344" w:rsidP="005E6344">
            <w:pPr>
              <w:widowControl w:val="0"/>
              <w:numPr>
                <w:ilvl w:val="0"/>
                <w:numId w:val="25"/>
              </w:numPr>
              <w:spacing w:after="0" w:line="240" w:lineRule="auto"/>
              <w:contextualSpacing/>
              <w:rPr>
                <w:rFonts w:eastAsia="Times New Roman"/>
                <w:sz w:val="24"/>
              </w:rPr>
            </w:pPr>
            <w:r w:rsidRPr="00524A30">
              <w:rPr>
                <w:rFonts w:eastAsia="Times New Roman"/>
                <w:sz w:val="24"/>
              </w:rPr>
              <w:t>Web-application runs successfully on tomcat server.</w:t>
            </w:r>
          </w:p>
        </w:tc>
      </w:tr>
      <w:tr w:rsidR="005E6344" w14:paraId="771A2F13" w14:textId="77777777" w:rsidTr="005C7502">
        <w:trPr>
          <w:trHeight w:val="1506"/>
        </w:trPr>
        <w:tc>
          <w:tcPr>
            <w:tcW w:w="3251" w:type="dxa"/>
            <w:tcMar>
              <w:top w:w="100" w:type="dxa"/>
              <w:left w:w="100" w:type="dxa"/>
              <w:bottom w:w="100" w:type="dxa"/>
              <w:right w:w="100" w:type="dxa"/>
            </w:tcMar>
          </w:tcPr>
          <w:p w14:paraId="42EE1D9C" w14:textId="77777777" w:rsidR="005E6344" w:rsidRPr="00106A37" w:rsidRDefault="005E6344" w:rsidP="005C7502">
            <w:pPr>
              <w:widowControl w:val="0"/>
              <w:spacing w:line="240" w:lineRule="auto"/>
              <w:rPr>
                <w:b/>
              </w:rPr>
            </w:pPr>
            <w:r w:rsidRPr="00106A37">
              <w:rPr>
                <w:rFonts w:eastAsia="Times New Roman"/>
                <w:b/>
                <w:sz w:val="24"/>
              </w:rPr>
              <w:t>Error-Conditions</w:t>
            </w:r>
          </w:p>
        </w:tc>
        <w:tc>
          <w:tcPr>
            <w:tcW w:w="6169" w:type="dxa"/>
            <w:tcMar>
              <w:top w:w="100" w:type="dxa"/>
              <w:left w:w="100" w:type="dxa"/>
              <w:bottom w:w="100" w:type="dxa"/>
              <w:right w:w="100" w:type="dxa"/>
            </w:tcMar>
          </w:tcPr>
          <w:p w14:paraId="43F2B666" w14:textId="77777777" w:rsidR="005E6344" w:rsidRDefault="005E6344" w:rsidP="005E6344">
            <w:pPr>
              <w:widowControl w:val="0"/>
              <w:numPr>
                <w:ilvl w:val="0"/>
                <w:numId w:val="26"/>
              </w:numPr>
              <w:spacing w:after="0" w:line="240" w:lineRule="auto"/>
              <w:contextualSpacing/>
              <w:rPr>
                <w:rFonts w:eastAsia="Times New Roman"/>
                <w:sz w:val="24"/>
              </w:rPr>
            </w:pPr>
            <w:r>
              <w:rPr>
                <w:rFonts w:eastAsia="Times New Roman"/>
                <w:sz w:val="24"/>
              </w:rPr>
              <w:t>Internet connectivity lost during downloading apache-tomcat.</w:t>
            </w:r>
          </w:p>
          <w:p w14:paraId="514C4C5B" w14:textId="77777777" w:rsidR="005E6344" w:rsidRPr="00524A30" w:rsidRDefault="005E6344" w:rsidP="005E6344">
            <w:pPr>
              <w:widowControl w:val="0"/>
              <w:numPr>
                <w:ilvl w:val="0"/>
                <w:numId w:val="26"/>
              </w:numPr>
              <w:spacing w:after="0" w:line="240" w:lineRule="auto"/>
              <w:contextualSpacing/>
              <w:rPr>
                <w:rFonts w:eastAsia="Times New Roman"/>
                <w:sz w:val="24"/>
              </w:rPr>
            </w:pPr>
            <w:r w:rsidRPr="00524A30">
              <w:rPr>
                <w:rFonts w:eastAsia="Times New Roman"/>
                <w:sz w:val="24"/>
              </w:rPr>
              <w:t>Program is not running because of “no server found” error.</w:t>
            </w:r>
          </w:p>
        </w:tc>
      </w:tr>
    </w:tbl>
    <w:p w14:paraId="428CDAF2" w14:textId="77777777" w:rsidR="005E6344" w:rsidRDefault="005E6344" w:rsidP="005E6344"/>
    <w:p w14:paraId="30B8573F" w14:textId="77777777" w:rsidR="005E6344" w:rsidRDefault="005E6344" w:rsidP="005E6344"/>
    <w:p w14:paraId="2AF7E3DB" w14:textId="77777777" w:rsidR="005E6344" w:rsidRDefault="005E6344" w:rsidP="005E6344"/>
    <w:p w14:paraId="02ED057B" w14:textId="77777777" w:rsidR="005E6344" w:rsidRDefault="005E6344" w:rsidP="005E6344"/>
    <w:p w14:paraId="59F7E6A5" w14:textId="77777777" w:rsidR="005E6344" w:rsidRPr="00A45D5F" w:rsidRDefault="005E6344" w:rsidP="005E6344"/>
    <w:p w14:paraId="1658332B" w14:textId="77777777" w:rsidR="005E6344" w:rsidRDefault="005E6344" w:rsidP="005E6344"/>
    <w:p w14:paraId="50AFC054" w14:textId="77777777" w:rsidR="005E6344" w:rsidRDefault="005E6344" w:rsidP="005E6344"/>
    <w:p w14:paraId="017229D7" w14:textId="77777777" w:rsidR="005E6344" w:rsidRDefault="005E6344" w:rsidP="005E6344"/>
    <w:p w14:paraId="13BBCFFC" w14:textId="42B87014" w:rsidR="005E6344" w:rsidRDefault="00681188" w:rsidP="005E6344">
      <w:r>
        <w:rPr>
          <w:b/>
          <w:sz w:val="24"/>
        </w:rPr>
        <w:t xml:space="preserve">TABLE 3. </w:t>
      </w:r>
      <w:r w:rsidRPr="004237A7">
        <w:rPr>
          <w:b/>
          <w:sz w:val="24"/>
        </w:rPr>
        <w:t xml:space="preserve">Installing </w:t>
      </w:r>
      <w:r>
        <w:rPr>
          <w:b/>
          <w:sz w:val="24"/>
        </w:rPr>
        <w:t>Spring Framework</w:t>
      </w:r>
    </w:p>
    <w:p w14:paraId="2726B6D7" w14:textId="77777777" w:rsidR="005E6344" w:rsidRDefault="005E6344" w:rsidP="005E6344"/>
    <w:p w14:paraId="13410F3E" w14:textId="42297D05" w:rsidR="005E6344" w:rsidRPr="006C7FB0" w:rsidRDefault="005E6344" w:rsidP="005E6344">
      <w:pPr>
        <w:rPr>
          <w:b/>
          <w:sz w:val="24"/>
        </w:rPr>
      </w:pPr>
    </w:p>
    <w:tbl>
      <w:tblPr>
        <w:tblpPr w:leftFromText="180" w:rightFromText="180" w:vertAnchor="page" w:horzAnchor="margin" w:tblpY="4201"/>
        <w:tblW w:w="96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4"/>
        <w:gridCol w:w="6290"/>
      </w:tblGrid>
      <w:tr w:rsidR="005E6344" w14:paraId="20BF7ADC" w14:textId="77777777" w:rsidTr="005C7502">
        <w:trPr>
          <w:trHeight w:val="546"/>
        </w:trPr>
        <w:tc>
          <w:tcPr>
            <w:tcW w:w="3314" w:type="dxa"/>
            <w:tcMar>
              <w:top w:w="100" w:type="dxa"/>
              <w:left w:w="100" w:type="dxa"/>
              <w:bottom w:w="100" w:type="dxa"/>
              <w:right w:w="100" w:type="dxa"/>
            </w:tcMar>
          </w:tcPr>
          <w:p w14:paraId="41F27109" w14:textId="77777777" w:rsidR="005E6344" w:rsidRPr="00106A37" w:rsidRDefault="005E6344" w:rsidP="005C7502">
            <w:pPr>
              <w:widowControl w:val="0"/>
              <w:spacing w:line="240" w:lineRule="auto"/>
              <w:rPr>
                <w:b/>
              </w:rPr>
            </w:pPr>
            <w:r w:rsidRPr="00106A37">
              <w:rPr>
                <w:rFonts w:eastAsia="Times New Roman"/>
                <w:b/>
                <w:sz w:val="24"/>
              </w:rPr>
              <w:t>USE CASE NAME</w:t>
            </w:r>
          </w:p>
        </w:tc>
        <w:tc>
          <w:tcPr>
            <w:tcW w:w="6290" w:type="dxa"/>
            <w:tcMar>
              <w:top w:w="100" w:type="dxa"/>
              <w:left w:w="100" w:type="dxa"/>
              <w:bottom w:w="100" w:type="dxa"/>
              <w:right w:w="100" w:type="dxa"/>
            </w:tcMar>
          </w:tcPr>
          <w:p w14:paraId="0CE74E9C" w14:textId="77777777" w:rsidR="005E6344" w:rsidRPr="004237A7" w:rsidRDefault="005E6344" w:rsidP="005E6344">
            <w:pPr>
              <w:pStyle w:val="ListParagraph"/>
              <w:widowControl w:val="0"/>
              <w:numPr>
                <w:ilvl w:val="0"/>
                <w:numId w:val="22"/>
              </w:numPr>
              <w:spacing w:line="240" w:lineRule="auto"/>
              <w:rPr>
                <w:b/>
              </w:rPr>
            </w:pPr>
            <w:r w:rsidRPr="004237A7">
              <w:rPr>
                <w:rFonts w:ascii="Times New Roman" w:hAnsi="Times New Roman"/>
                <w:b/>
                <w:sz w:val="24"/>
                <w:szCs w:val="24"/>
              </w:rPr>
              <w:t xml:space="preserve">Installing </w:t>
            </w:r>
            <w:r>
              <w:rPr>
                <w:rFonts w:ascii="Times New Roman" w:hAnsi="Times New Roman"/>
                <w:b/>
                <w:sz w:val="24"/>
                <w:szCs w:val="24"/>
              </w:rPr>
              <w:t>Spring Framework</w:t>
            </w:r>
          </w:p>
        </w:tc>
      </w:tr>
      <w:tr w:rsidR="005E6344" w14:paraId="29A3DB90" w14:textId="77777777" w:rsidTr="005C7502">
        <w:trPr>
          <w:trHeight w:val="564"/>
        </w:trPr>
        <w:tc>
          <w:tcPr>
            <w:tcW w:w="3314" w:type="dxa"/>
            <w:tcMar>
              <w:top w:w="100" w:type="dxa"/>
              <w:left w:w="100" w:type="dxa"/>
              <w:bottom w:w="100" w:type="dxa"/>
              <w:right w:w="100" w:type="dxa"/>
            </w:tcMar>
          </w:tcPr>
          <w:p w14:paraId="6CD908A2" w14:textId="77777777" w:rsidR="005E6344" w:rsidRPr="00106A37" w:rsidRDefault="005E6344" w:rsidP="005C7502">
            <w:pPr>
              <w:widowControl w:val="0"/>
              <w:spacing w:line="240" w:lineRule="auto"/>
              <w:rPr>
                <w:b/>
              </w:rPr>
            </w:pPr>
            <w:r w:rsidRPr="00106A37">
              <w:rPr>
                <w:rFonts w:eastAsia="Times New Roman"/>
                <w:b/>
                <w:sz w:val="24"/>
              </w:rPr>
              <w:t>Actors</w:t>
            </w:r>
          </w:p>
        </w:tc>
        <w:tc>
          <w:tcPr>
            <w:tcW w:w="6290" w:type="dxa"/>
            <w:tcMar>
              <w:top w:w="100" w:type="dxa"/>
              <w:left w:w="100" w:type="dxa"/>
              <w:bottom w:w="100" w:type="dxa"/>
              <w:right w:w="100" w:type="dxa"/>
            </w:tcMar>
          </w:tcPr>
          <w:p w14:paraId="5D2D3054" w14:textId="77777777" w:rsidR="005E6344" w:rsidRPr="00BB7205" w:rsidRDefault="005E6344" w:rsidP="005C7502">
            <w:pPr>
              <w:widowControl w:val="0"/>
              <w:spacing w:line="240" w:lineRule="auto"/>
              <w:rPr>
                <w:sz w:val="24"/>
              </w:rPr>
            </w:pPr>
            <w:r>
              <w:rPr>
                <w:sz w:val="24"/>
              </w:rPr>
              <w:t xml:space="preserve">      Developer</w:t>
            </w:r>
            <w:r w:rsidRPr="00BB7205">
              <w:rPr>
                <w:sz w:val="24"/>
              </w:rPr>
              <w:t xml:space="preserve"> </w:t>
            </w:r>
          </w:p>
        </w:tc>
      </w:tr>
      <w:tr w:rsidR="005E6344" w14:paraId="421EC33D" w14:textId="77777777" w:rsidTr="005C7502">
        <w:trPr>
          <w:trHeight w:val="965"/>
        </w:trPr>
        <w:tc>
          <w:tcPr>
            <w:tcW w:w="3314" w:type="dxa"/>
            <w:tcMar>
              <w:top w:w="100" w:type="dxa"/>
              <w:left w:w="100" w:type="dxa"/>
              <w:bottom w:w="100" w:type="dxa"/>
              <w:right w:w="100" w:type="dxa"/>
            </w:tcMar>
          </w:tcPr>
          <w:p w14:paraId="0E2ADD03" w14:textId="77777777" w:rsidR="005E6344" w:rsidRPr="00106A37" w:rsidRDefault="005E6344" w:rsidP="005C7502">
            <w:pPr>
              <w:widowControl w:val="0"/>
              <w:spacing w:line="240" w:lineRule="auto"/>
              <w:rPr>
                <w:b/>
              </w:rPr>
            </w:pPr>
            <w:r w:rsidRPr="00106A37">
              <w:rPr>
                <w:rFonts w:eastAsia="Times New Roman"/>
                <w:b/>
                <w:sz w:val="24"/>
              </w:rPr>
              <w:t>Pre-Conditions</w:t>
            </w:r>
          </w:p>
        </w:tc>
        <w:tc>
          <w:tcPr>
            <w:tcW w:w="6290" w:type="dxa"/>
            <w:tcMar>
              <w:top w:w="100" w:type="dxa"/>
              <w:left w:w="100" w:type="dxa"/>
              <w:bottom w:w="100" w:type="dxa"/>
              <w:right w:w="100" w:type="dxa"/>
            </w:tcMar>
          </w:tcPr>
          <w:p w14:paraId="1D6D6A53" w14:textId="77777777" w:rsidR="005E6344" w:rsidRDefault="005E6344" w:rsidP="005E6344">
            <w:pPr>
              <w:widowControl w:val="0"/>
              <w:numPr>
                <w:ilvl w:val="0"/>
                <w:numId w:val="27"/>
              </w:numPr>
              <w:spacing w:after="0" w:line="240" w:lineRule="auto"/>
              <w:contextualSpacing/>
              <w:rPr>
                <w:rFonts w:eastAsia="Times New Roman"/>
                <w:sz w:val="24"/>
              </w:rPr>
            </w:pPr>
            <w:r>
              <w:rPr>
                <w:rFonts w:eastAsia="Times New Roman"/>
                <w:sz w:val="24"/>
              </w:rPr>
              <w:t>Developer should have reliable internet connection.</w:t>
            </w:r>
          </w:p>
          <w:p w14:paraId="0994A867" w14:textId="77777777" w:rsidR="005E6344" w:rsidRDefault="005E6344" w:rsidP="005E6344">
            <w:pPr>
              <w:widowControl w:val="0"/>
              <w:numPr>
                <w:ilvl w:val="0"/>
                <w:numId w:val="27"/>
              </w:numPr>
              <w:spacing w:after="0" w:line="240" w:lineRule="auto"/>
              <w:ind w:left="720" w:hanging="360"/>
              <w:contextualSpacing/>
              <w:rPr>
                <w:rFonts w:eastAsia="Times New Roman"/>
                <w:sz w:val="24"/>
              </w:rPr>
            </w:pPr>
            <w:r>
              <w:rPr>
                <w:rFonts w:eastAsia="Times New Roman"/>
                <w:sz w:val="24"/>
              </w:rPr>
              <w:t>JDK is already configured with the system.</w:t>
            </w:r>
          </w:p>
          <w:p w14:paraId="270D3E60" w14:textId="77777777" w:rsidR="005E6344" w:rsidRPr="009F0A23" w:rsidRDefault="005E6344" w:rsidP="005E6344">
            <w:pPr>
              <w:widowControl w:val="0"/>
              <w:numPr>
                <w:ilvl w:val="0"/>
                <w:numId w:val="27"/>
              </w:numPr>
              <w:spacing w:after="0" w:line="240" w:lineRule="auto"/>
              <w:ind w:left="720" w:hanging="360"/>
              <w:contextualSpacing/>
              <w:rPr>
                <w:rFonts w:eastAsia="Times New Roman"/>
                <w:sz w:val="24"/>
              </w:rPr>
            </w:pPr>
            <w:r>
              <w:rPr>
                <w:rFonts w:eastAsia="Times New Roman"/>
                <w:sz w:val="24"/>
              </w:rPr>
              <w:t>Apache-tomcat server is configured with the system.</w:t>
            </w:r>
          </w:p>
        </w:tc>
      </w:tr>
      <w:tr w:rsidR="005E6344" w14:paraId="79ACFD32" w14:textId="77777777" w:rsidTr="005C7502">
        <w:trPr>
          <w:trHeight w:val="1311"/>
        </w:trPr>
        <w:tc>
          <w:tcPr>
            <w:tcW w:w="3314" w:type="dxa"/>
            <w:tcMar>
              <w:top w:w="100" w:type="dxa"/>
              <w:left w:w="100" w:type="dxa"/>
              <w:bottom w:w="100" w:type="dxa"/>
              <w:right w:w="100" w:type="dxa"/>
            </w:tcMar>
          </w:tcPr>
          <w:p w14:paraId="3134D740" w14:textId="77777777" w:rsidR="005E6344" w:rsidRPr="00106A37" w:rsidRDefault="005E6344" w:rsidP="005C7502">
            <w:pPr>
              <w:widowControl w:val="0"/>
              <w:spacing w:line="240" w:lineRule="auto"/>
              <w:rPr>
                <w:b/>
              </w:rPr>
            </w:pPr>
            <w:r w:rsidRPr="00106A37">
              <w:rPr>
                <w:rFonts w:eastAsia="Times New Roman"/>
                <w:b/>
                <w:sz w:val="24"/>
              </w:rPr>
              <w:t>Flow of Control</w:t>
            </w:r>
          </w:p>
        </w:tc>
        <w:tc>
          <w:tcPr>
            <w:tcW w:w="6290" w:type="dxa"/>
            <w:tcMar>
              <w:top w:w="100" w:type="dxa"/>
              <w:left w:w="100" w:type="dxa"/>
              <w:bottom w:w="100" w:type="dxa"/>
              <w:right w:w="100" w:type="dxa"/>
            </w:tcMar>
          </w:tcPr>
          <w:p w14:paraId="53326ECB" w14:textId="082E2B87" w:rsidR="005E6344" w:rsidRDefault="005E6344" w:rsidP="005E6344">
            <w:pPr>
              <w:widowControl w:val="0"/>
              <w:numPr>
                <w:ilvl w:val="0"/>
                <w:numId w:val="28"/>
              </w:numPr>
              <w:spacing w:after="0" w:line="240" w:lineRule="auto"/>
              <w:contextualSpacing/>
              <w:rPr>
                <w:rFonts w:eastAsia="Times New Roman"/>
                <w:sz w:val="24"/>
              </w:rPr>
            </w:pPr>
            <w:r>
              <w:rPr>
                <w:rFonts w:eastAsia="Times New Roman"/>
                <w:sz w:val="24"/>
              </w:rPr>
              <w:t>Navigate to</w:t>
            </w:r>
            <w:r>
              <w:t xml:space="preserve"> </w:t>
            </w:r>
            <w:r w:rsidRPr="00856F71">
              <w:rPr>
                <w:rFonts w:eastAsia="Times New Roman"/>
                <w:sz w:val="24"/>
              </w:rPr>
              <w:t>http://spring.io/</w:t>
            </w:r>
            <w:r>
              <w:rPr>
                <w:rFonts w:eastAsia="Times New Roman"/>
                <w:sz w:val="24"/>
              </w:rPr>
              <w:t xml:space="preserve">  in browser.</w:t>
            </w:r>
          </w:p>
          <w:p w14:paraId="50D13298" w14:textId="77777777" w:rsidR="005E6344" w:rsidRDefault="005E6344" w:rsidP="005E6344">
            <w:pPr>
              <w:widowControl w:val="0"/>
              <w:numPr>
                <w:ilvl w:val="0"/>
                <w:numId w:val="28"/>
              </w:numPr>
              <w:spacing w:after="0" w:line="240" w:lineRule="auto"/>
              <w:contextualSpacing/>
              <w:rPr>
                <w:rFonts w:eastAsia="Times New Roman"/>
                <w:sz w:val="24"/>
              </w:rPr>
            </w:pPr>
            <w:r>
              <w:rPr>
                <w:rFonts w:eastAsia="Times New Roman"/>
                <w:sz w:val="24"/>
              </w:rPr>
              <w:t>Download the latest version.</w:t>
            </w:r>
          </w:p>
          <w:p w14:paraId="048ECAB0" w14:textId="77777777" w:rsidR="005E6344" w:rsidRDefault="005E6344" w:rsidP="005E6344">
            <w:pPr>
              <w:widowControl w:val="0"/>
              <w:numPr>
                <w:ilvl w:val="0"/>
                <w:numId w:val="28"/>
              </w:numPr>
              <w:spacing w:after="0" w:line="240" w:lineRule="auto"/>
              <w:contextualSpacing/>
              <w:rPr>
                <w:rFonts w:eastAsia="Times New Roman"/>
                <w:sz w:val="24"/>
              </w:rPr>
            </w:pPr>
            <w:r>
              <w:rPr>
                <w:rFonts w:eastAsia="Times New Roman"/>
                <w:sz w:val="24"/>
              </w:rPr>
              <w:t>Save the downloaded folder in the appropriate drive.</w:t>
            </w:r>
          </w:p>
          <w:p w14:paraId="750270C4" w14:textId="77777777" w:rsidR="005E6344" w:rsidRPr="00BB7205" w:rsidRDefault="005E6344" w:rsidP="005E6344">
            <w:pPr>
              <w:widowControl w:val="0"/>
              <w:numPr>
                <w:ilvl w:val="0"/>
                <w:numId w:val="28"/>
              </w:numPr>
              <w:spacing w:after="0" w:line="240" w:lineRule="auto"/>
              <w:contextualSpacing/>
              <w:rPr>
                <w:rFonts w:eastAsia="Times New Roman"/>
                <w:sz w:val="24"/>
              </w:rPr>
            </w:pPr>
            <w:r>
              <w:rPr>
                <w:rFonts w:eastAsia="Times New Roman"/>
                <w:sz w:val="24"/>
              </w:rPr>
              <w:t xml:space="preserve">Set libraries files in the lib folder </w:t>
            </w:r>
          </w:p>
        </w:tc>
      </w:tr>
      <w:tr w:rsidR="005E6344" w14:paraId="5BE2874E" w14:textId="77777777" w:rsidTr="005C7502">
        <w:trPr>
          <w:trHeight w:val="637"/>
        </w:trPr>
        <w:tc>
          <w:tcPr>
            <w:tcW w:w="3314" w:type="dxa"/>
            <w:tcMar>
              <w:top w:w="100" w:type="dxa"/>
              <w:left w:w="100" w:type="dxa"/>
              <w:bottom w:w="100" w:type="dxa"/>
              <w:right w:w="100" w:type="dxa"/>
            </w:tcMar>
          </w:tcPr>
          <w:p w14:paraId="7C7A59E0" w14:textId="77777777" w:rsidR="005E6344" w:rsidRPr="00106A37" w:rsidRDefault="005E6344" w:rsidP="005C7502">
            <w:pPr>
              <w:widowControl w:val="0"/>
              <w:spacing w:line="240" w:lineRule="auto"/>
              <w:rPr>
                <w:b/>
              </w:rPr>
            </w:pPr>
            <w:r w:rsidRPr="00106A37">
              <w:rPr>
                <w:rFonts w:eastAsia="Times New Roman"/>
                <w:b/>
                <w:sz w:val="24"/>
              </w:rPr>
              <w:t>Post Conditions</w:t>
            </w:r>
          </w:p>
        </w:tc>
        <w:tc>
          <w:tcPr>
            <w:tcW w:w="6290" w:type="dxa"/>
            <w:tcMar>
              <w:top w:w="100" w:type="dxa"/>
              <w:left w:w="100" w:type="dxa"/>
              <w:bottom w:w="100" w:type="dxa"/>
              <w:right w:w="100" w:type="dxa"/>
            </w:tcMar>
          </w:tcPr>
          <w:p w14:paraId="7CD6EA2C" w14:textId="77777777" w:rsidR="005E6344" w:rsidRPr="00524A30" w:rsidRDefault="005E6344" w:rsidP="005E6344">
            <w:pPr>
              <w:widowControl w:val="0"/>
              <w:numPr>
                <w:ilvl w:val="0"/>
                <w:numId w:val="29"/>
              </w:numPr>
              <w:spacing w:after="0" w:line="240" w:lineRule="auto"/>
              <w:contextualSpacing/>
              <w:rPr>
                <w:rFonts w:eastAsia="Times New Roman"/>
                <w:sz w:val="24"/>
              </w:rPr>
            </w:pPr>
            <w:r>
              <w:rPr>
                <w:rFonts w:eastAsia="Times New Roman"/>
                <w:sz w:val="24"/>
              </w:rPr>
              <w:t>Spring libraries are being used in the code without raising any issue.</w:t>
            </w:r>
          </w:p>
        </w:tc>
      </w:tr>
      <w:tr w:rsidR="005E6344" w14:paraId="2B55CF1A" w14:textId="77777777" w:rsidTr="005C7502">
        <w:trPr>
          <w:trHeight w:val="983"/>
        </w:trPr>
        <w:tc>
          <w:tcPr>
            <w:tcW w:w="3314" w:type="dxa"/>
            <w:tcMar>
              <w:top w:w="100" w:type="dxa"/>
              <w:left w:w="100" w:type="dxa"/>
              <w:bottom w:w="100" w:type="dxa"/>
              <w:right w:w="100" w:type="dxa"/>
            </w:tcMar>
          </w:tcPr>
          <w:p w14:paraId="1C6D95C7" w14:textId="77777777" w:rsidR="005E6344" w:rsidRPr="00106A37" w:rsidRDefault="005E6344" w:rsidP="005C7502">
            <w:pPr>
              <w:widowControl w:val="0"/>
              <w:spacing w:line="240" w:lineRule="auto"/>
              <w:rPr>
                <w:b/>
              </w:rPr>
            </w:pPr>
            <w:r w:rsidRPr="00106A37">
              <w:rPr>
                <w:rFonts w:eastAsia="Times New Roman"/>
                <w:b/>
                <w:sz w:val="24"/>
              </w:rPr>
              <w:t>Error-Conditions</w:t>
            </w:r>
          </w:p>
        </w:tc>
        <w:tc>
          <w:tcPr>
            <w:tcW w:w="6290" w:type="dxa"/>
            <w:tcMar>
              <w:top w:w="100" w:type="dxa"/>
              <w:left w:w="100" w:type="dxa"/>
              <w:bottom w:w="100" w:type="dxa"/>
              <w:right w:w="100" w:type="dxa"/>
            </w:tcMar>
          </w:tcPr>
          <w:p w14:paraId="3317AFFC" w14:textId="77777777" w:rsidR="005E6344" w:rsidRDefault="005E6344" w:rsidP="005E6344">
            <w:pPr>
              <w:widowControl w:val="0"/>
              <w:numPr>
                <w:ilvl w:val="0"/>
                <w:numId w:val="30"/>
              </w:numPr>
              <w:spacing w:after="0" w:line="240" w:lineRule="auto"/>
              <w:contextualSpacing/>
              <w:rPr>
                <w:rFonts w:eastAsia="Times New Roman"/>
                <w:sz w:val="24"/>
              </w:rPr>
            </w:pPr>
            <w:r>
              <w:rPr>
                <w:rFonts w:eastAsia="Times New Roman"/>
                <w:sz w:val="24"/>
              </w:rPr>
              <w:t>Internet connectivity lost during downloading Spring framework.</w:t>
            </w:r>
          </w:p>
          <w:p w14:paraId="2EC73555" w14:textId="77777777" w:rsidR="005E6344" w:rsidRPr="00524A30" w:rsidRDefault="005E6344" w:rsidP="005E6344">
            <w:pPr>
              <w:widowControl w:val="0"/>
              <w:numPr>
                <w:ilvl w:val="0"/>
                <w:numId w:val="30"/>
              </w:numPr>
              <w:spacing w:after="0" w:line="240" w:lineRule="auto"/>
              <w:contextualSpacing/>
              <w:rPr>
                <w:rFonts w:eastAsia="Times New Roman"/>
                <w:sz w:val="24"/>
              </w:rPr>
            </w:pPr>
            <w:r>
              <w:rPr>
                <w:rFonts w:eastAsia="Times New Roman"/>
                <w:sz w:val="24"/>
              </w:rPr>
              <w:t>Error in code because library file missing</w:t>
            </w:r>
            <w:r w:rsidRPr="00524A30">
              <w:rPr>
                <w:rFonts w:eastAsia="Times New Roman"/>
                <w:sz w:val="24"/>
              </w:rPr>
              <w:t>.</w:t>
            </w:r>
          </w:p>
        </w:tc>
      </w:tr>
    </w:tbl>
    <w:p w14:paraId="15F6EE64" w14:textId="77777777" w:rsidR="005E6344" w:rsidRPr="00A45D5F" w:rsidRDefault="005E6344" w:rsidP="005E6344"/>
    <w:p w14:paraId="3D2432EB" w14:textId="77777777" w:rsidR="005E6344" w:rsidRPr="00A45D5F" w:rsidRDefault="005E6344" w:rsidP="005E6344"/>
    <w:p w14:paraId="30C22AE1" w14:textId="77777777" w:rsidR="005E6344" w:rsidRPr="00A45D5F" w:rsidRDefault="005E6344" w:rsidP="005E6344"/>
    <w:p w14:paraId="23F3B47C" w14:textId="77777777" w:rsidR="005E6344" w:rsidRPr="00A45D5F" w:rsidRDefault="005E6344" w:rsidP="005E6344"/>
    <w:p w14:paraId="575FBC1B" w14:textId="77777777" w:rsidR="005E6344" w:rsidRDefault="005E6344" w:rsidP="005E6344"/>
    <w:p w14:paraId="0EC04774" w14:textId="77777777" w:rsidR="005E6344" w:rsidRDefault="005E6344" w:rsidP="005E6344"/>
    <w:p w14:paraId="0181F959" w14:textId="77777777" w:rsidR="005E6344" w:rsidRDefault="005E6344" w:rsidP="005E6344"/>
    <w:p w14:paraId="72477464" w14:textId="77777777" w:rsidR="005E6344" w:rsidRDefault="005E6344" w:rsidP="005E6344"/>
    <w:p w14:paraId="3A490ED9" w14:textId="77777777" w:rsidR="005E6344" w:rsidRDefault="005E6344" w:rsidP="005E6344"/>
    <w:p w14:paraId="63C5CB00" w14:textId="77777777" w:rsidR="00681188" w:rsidRPr="00205440" w:rsidRDefault="00681188" w:rsidP="00681188">
      <w:pPr>
        <w:rPr>
          <w:b/>
          <w:sz w:val="24"/>
        </w:rPr>
      </w:pPr>
      <w:r>
        <w:rPr>
          <w:b/>
          <w:sz w:val="24"/>
        </w:rPr>
        <w:t>TABLE 4. Student Registration</w:t>
      </w:r>
    </w:p>
    <w:p w14:paraId="1FCB7D37" w14:textId="77777777" w:rsidR="005E6344" w:rsidRDefault="005E6344" w:rsidP="005E6344"/>
    <w:p w14:paraId="5C8F6D69" w14:textId="77777777" w:rsidR="005E6344" w:rsidRDefault="005E6344" w:rsidP="005E6344"/>
    <w:tbl>
      <w:tblPr>
        <w:tblpPr w:leftFromText="180" w:rightFromText="180" w:vertAnchor="page" w:horzAnchor="margin" w:tblpY="324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30"/>
        <w:gridCol w:w="6130"/>
      </w:tblGrid>
      <w:tr w:rsidR="005E6344" w14:paraId="707FAB2F" w14:textId="77777777" w:rsidTr="005C7502">
        <w:tc>
          <w:tcPr>
            <w:tcW w:w="3230" w:type="dxa"/>
            <w:tcMar>
              <w:top w:w="100" w:type="dxa"/>
              <w:left w:w="100" w:type="dxa"/>
              <w:bottom w:w="100" w:type="dxa"/>
              <w:right w:w="100" w:type="dxa"/>
            </w:tcMar>
          </w:tcPr>
          <w:p w14:paraId="05654B76" w14:textId="77777777" w:rsidR="005E6344" w:rsidRPr="00106A37" w:rsidRDefault="005E6344" w:rsidP="005C7502">
            <w:pPr>
              <w:widowControl w:val="0"/>
              <w:spacing w:line="240" w:lineRule="auto"/>
              <w:rPr>
                <w:b/>
              </w:rPr>
            </w:pPr>
            <w:r w:rsidRPr="00106A37">
              <w:rPr>
                <w:rFonts w:eastAsia="Times New Roman"/>
                <w:b/>
                <w:sz w:val="24"/>
              </w:rPr>
              <w:t>USE CASE NAME</w:t>
            </w:r>
          </w:p>
        </w:tc>
        <w:tc>
          <w:tcPr>
            <w:tcW w:w="6130" w:type="dxa"/>
            <w:tcMar>
              <w:top w:w="100" w:type="dxa"/>
              <w:left w:w="100" w:type="dxa"/>
              <w:bottom w:w="100" w:type="dxa"/>
              <w:right w:w="100" w:type="dxa"/>
            </w:tcMar>
          </w:tcPr>
          <w:p w14:paraId="1A0C9A14" w14:textId="77777777" w:rsidR="005E6344" w:rsidRPr="004237A7" w:rsidRDefault="005E6344" w:rsidP="005E6344">
            <w:pPr>
              <w:pStyle w:val="ListParagraph"/>
              <w:widowControl w:val="0"/>
              <w:numPr>
                <w:ilvl w:val="0"/>
                <w:numId w:val="22"/>
              </w:numPr>
              <w:spacing w:line="240" w:lineRule="auto"/>
              <w:rPr>
                <w:b/>
              </w:rPr>
            </w:pPr>
            <w:r>
              <w:rPr>
                <w:rFonts w:ascii="Times New Roman" w:hAnsi="Times New Roman"/>
                <w:b/>
                <w:sz w:val="24"/>
                <w:szCs w:val="24"/>
              </w:rPr>
              <w:t>Student Registration</w:t>
            </w:r>
          </w:p>
        </w:tc>
      </w:tr>
      <w:tr w:rsidR="005E6344" w14:paraId="0D9CD4D4" w14:textId="77777777" w:rsidTr="005C7502">
        <w:tc>
          <w:tcPr>
            <w:tcW w:w="3230" w:type="dxa"/>
            <w:tcMar>
              <w:top w:w="100" w:type="dxa"/>
              <w:left w:w="100" w:type="dxa"/>
              <w:bottom w:w="100" w:type="dxa"/>
              <w:right w:w="100" w:type="dxa"/>
            </w:tcMar>
          </w:tcPr>
          <w:p w14:paraId="6CD71392" w14:textId="77777777" w:rsidR="005E6344" w:rsidRPr="00106A37" w:rsidRDefault="005E6344" w:rsidP="005C7502">
            <w:pPr>
              <w:widowControl w:val="0"/>
              <w:spacing w:line="240" w:lineRule="auto"/>
              <w:rPr>
                <w:b/>
              </w:rPr>
            </w:pPr>
            <w:r w:rsidRPr="00106A37">
              <w:rPr>
                <w:rFonts w:eastAsia="Times New Roman"/>
                <w:b/>
                <w:sz w:val="24"/>
              </w:rPr>
              <w:t>Actors</w:t>
            </w:r>
          </w:p>
        </w:tc>
        <w:tc>
          <w:tcPr>
            <w:tcW w:w="6130" w:type="dxa"/>
            <w:tcMar>
              <w:top w:w="100" w:type="dxa"/>
              <w:left w:w="100" w:type="dxa"/>
              <w:bottom w:w="100" w:type="dxa"/>
              <w:right w:w="100" w:type="dxa"/>
            </w:tcMar>
          </w:tcPr>
          <w:p w14:paraId="1216BEA7" w14:textId="77777777" w:rsidR="005E6344" w:rsidRPr="00BB7205" w:rsidRDefault="005E6344" w:rsidP="005C7502">
            <w:pPr>
              <w:widowControl w:val="0"/>
              <w:spacing w:line="240" w:lineRule="auto"/>
              <w:rPr>
                <w:sz w:val="24"/>
              </w:rPr>
            </w:pPr>
            <w:r>
              <w:rPr>
                <w:sz w:val="24"/>
              </w:rPr>
              <w:t xml:space="preserve">      Student</w:t>
            </w:r>
            <w:r w:rsidRPr="00BB7205">
              <w:rPr>
                <w:sz w:val="24"/>
              </w:rPr>
              <w:t xml:space="preserve"> </w:t>
            </w:r>
          </w:p>
        </w:tc>
      </w:tr>
      <w:tr w:rsidR="005E6344" w14:paraId="032441C0" w14:textId="77777777" w:rsidTr="005C7502">
        <w:tc>
          <w:tcPr>
            <w:tcW w:w="3230" w:type="dxa"/>
            <w:tcMar>
              <w:top w:w="100" w:type="dxa"/>
              <w:left w:w="100" w:type="dxa"/>
              <w:bottom w:w="100" w:type="dxa"/>
              <w:right w:w="100" w:type="dxa"/>
            </w:tcMar>
          </w:tcPr>
          <w:p w14:paraId="549D796B" w14:textId="77777777" w:rsidR="005E6344" w:rsidRPr="00106A37" w:rsidRDefault="005E6344" w:rsidP="005C7502">
            <w:pPr>
              <w:widowControl w:val="0"/>
              <w:spacing w:line="240" w:lineRule="auto"/>
              <w:rPr>
                <w:b/>
              </w:rPr>
            </w:pPr>
            <w:r w:rsidRPr="00106A37">
              <w:rPr>
                <w:rFonts w:eastAsia="Times New Roman"/>
                <w:b/>
                <w:sz w:val="24"/>
              </w:rPr>
              <w:t>Pre-Conditions</w:t>
            </w:r>
          </w:p>
        </w:tc>
        <w:tc>
          <w:tcPr>
            <w:tcW w:w="6130" w:type="dxa"/>
            <w:tcMar>
              <w:top w:w="100" w:type="dxa"/>
              <w:left w:w="100" w:type="dxa"/>
              <w:bottom w:w="100" w:type="dxa"/>
              <w:right w:w="100" w:type="dxa"/>
            </w:tcMar>
          </w:tcPr>
          <w:p w14:paraId="3847E4C0" w14:textId="77777777" w:rsidR="005E6344" w:rsidRDefault="005E6344" w:rsidP="005E6344">
            <w:pPr>
              <w:widowControl w:val="0"/>
              <w:numPr>
                <w:ilvl w:val="0"/>
                <w:numId w:val="31"/>
              </w:numPr>
              <w:spacing w:after="0" w:line="240" w:lineRule="auto"/>
              <w:contextualSpacing/>
              <w:rPr>
                <w:rFonts w:eastAsia="Times New Roman"/>
                <w:sz w:val="24"/>
              </w:rPr>
            </w:pPr>
            <w:r>
              <w:rPr>
                <w:rFonts w:eastAsia="Times New Roman"/>
                <w:sz w:val="24"/>
              </w:rPr>
              <w:t>Student should have reliable internet connection.</w:t>
            </w:r>
          </w:p>
          <w:p w14:paraId="391F5C49" w14:textId="77777777" w:rsidR="005E6344" w:rsidRPr="00FB20B9" w:rsidRDefault="005E6344" w:rsidP="005E6344">
            <w:pPr>
              <w:widowControl w:val="0"/>
              <w:numPr>
                <w:ilvl w:val="0"/>
                <w:numId w:val="31"/>
              </w:numPr>
              <w:spacing w:after="0" w:line="240" w:lineRule="auto"/>
              <w:contextualSpacing/>
              <w:rPr>
                <w:rFonts w:eastAsia="Times New Roman"/>
                <w:sz w:val="24"/>
              </w:rPr>
            </w:pPr>
            <w:r>
              <w:rPr>
                <w:rFonts w:eastAsia="Times New Roman"/>
                <w:sz w:val="24"/>
              </w:rPr>
              <w:t>The database connection is required.</w:t>
            </w:r>
          </w:p>
        </w:tc>
      </w:tr>
      <w:tr w:rsidR="005E6344" w14:paraId="7D295CF4" w14:textId="77777777" w:rsidTr="005C7502">
        <w:tc>
          <w:tcPr>
            <w:tcW w:w="3230" w:type="dxa"/>
            <w:tcMar>
              <w:top w:w="100" w:type="dxa"/>
              <w:left w:w="100" w:type="dxa"/>
              <w:bottom w:w="100" w:type="dxa"/>
              <w:right w:w="100" w:type="dxa"/>
            </w:tcMar>
          </w:tcPr>
          <w:p w14:paraId="20FB2570" w14:textId="77777777" w:rsidR="005E6344" w:rsidRPr="00106A37" w:rsidRDefault="005E6344" w:rsidP="005C7502">
            <w:pPr>
              <w:widowControl w:val="0"/>
              <w:spacing w:line="240" w:lineRule="auto"/>
              <w:rPr>
                <w:b/>
              </w:rPr>
            </w:pPr>
            <w:r w:rsidRPr="00106A37">
              <w:rPr>
                <w:rFonts w:eastAsia="Times New Roman"/>
                <w:b/>
                <w:sz w:val="24"/>
              </w:rPr>
              <w:t>Flow of Control</w:t>
            </w:r>
          </w:p>
        </w:tc>
        <w:tc>
          <w:tcPr>
            <w:tcW w:w="6130" w:type="dxa"/>
            <w:tcMar>
              <w:top w:w="100" w:type="dxa"/>
              <w:left w:w="100" w:type="dxa"/>
              <w:bottom w:w="100" w:type="dxa"/>
              <w:right w:w="100" w:type="dxa"/>
            </w:tcMar>
          </w:tcPr>
          <w:p w14:paraId="5DD8067D" w14:textId="77777777" w:rsidR="005E6344" w:rsidRDefault="005E6344" w:rsidP="005E6344">
            <w:pPr>
              <w:widowControl w:val="0"/>
              <w:numPr>
                <w:ilvl w:val="0"/>
                <w:numId w:val="32"/>
              </w:numPr>
              <w:spacing w:after="0" w:line="240" w:lineRule="auto"/>
              <w:contextualSpacing/>
              <w:rPr>
                <w:rFonts w:eastAsia="Times New Roman"/>
                <w:sz w:val="24"/>
              </w:rPr>
            </w:pPr>
            <w:r>
              <w:rPr>
                <w:rFonts w:eastAsia="Times New Roman"/>
                <w:sz w:val="24"/>
              </w:rPr>
              <w:t>Student clicks on “Registration” button.</w:t>
            </w:r>
          </w:p>
          <w:p w14:paraId="437DE138" w14:textId="77777777" w:rsidR="005E6344" w:rsidRDefault="005E6344" w:rsidP="005E6344">
            <w:pPr>
              <w:widowControl w:val="0"/>
              <w:numPr>
                <w:ilvl w:val="0"/>
                <w:numId w:val="32"/>
              </w:numPr>
              <w:spacing w:after="0" w:line="240" w:lineRule="auto"/>
              <w:contextualSpacing/>
              <w:jc w:val="both"/>
              <w:rPr>
                <w:rFonts w:eastAsia="Times New Roman"/>
                <w:sz w:val="24"/>
              </w:rPr>
            </w:pPr>
            <w:r>
              <w:rPr>
                <w:rFonts w:eastAsia="Times New Roman"/>
                <w:sz w:val="24"/>
              </w:rPr>
              <w:t>Student will enter his all information like Firstname, Lastname, Address, Mobile, Birth-date, Course, Degree Level, and Email.</w:t>
            </w:r>
          </w:p>
          <w:p w14:paraId="4F360C31" w14:textId="77777777" w:rsidR="005E6344" w:rsidRDefault="005E6344" w:rsidP="005E6344">
            <w:pPr>
              <w:widowControl w:val="0"/>
              <w:numPr>
                <w:ilvl w:val="0"/>
                <w:numId w:val="32"/>
              </w:numPr>
              <w:spacing w:after="0" w:line="240" w:lineRule="auto"/>
              <w:contextualSpacing/>
              <w:rPr>
                <w:rFonts w:eastAsia="Times New Roman"/>
                <w:sz w:val="24"/>
              </w:rPr>
            </w:pPr>
            <w:r>
              <w:rPr>
                <w:rFonts w:eastAsia="Times New Roman"/>
                <w:sz w:val="24"/>
              </w:rPr>
              <w:t>Student will select a unique username and password.</w:t>
            </w:r>
          </w:p>
          <w:p w14:paraId="677E8E63" w14:textId="77777777" w:rsidR="005E6344" w:rsidRPr="00BB7205" w:rsidRDefault="005E6344" w:rsidP="005E6344">
            <w:pPr>
              <w:widowControl w:val="0"/>
              <w:numPr>
                <w:ilvl w:val="0"/>
                <w:numId w:val="32"/>
              </w:numPr>
              <w:spacing w:after="0" w:line="240" w:lineRule="auto"/>
              <w:contextualSpacing/>
              <w:rPr>
                <w:rFonts w:eastAsia="Times New Roman"/>
                <w:sz w:val="24"/>
              </w:rPr>
            </w:pPr>
            <w:r>
              <w:rPr>
                <w:rFonts w:eastAsia="Times New Roman"/>
                <w:sz w:val="24"/>
              </w:rPr>
              <w:t xml:space="preserve">Student will click on “Submit” button </w:t>
            </w:r>
          </w:p>
        </w:tc>
      </w:tr>
      <w:tr w:rsidR="005E6344" w14:paraId="3293EF02" w14:textId="77777777" w:rsidTr="005C7502">
        <w:tc>
          <w:tcPr>
            <w:tcW w:w="3230" w:type="dxa"/>
            <w:tcMar>
              <w:top w:w="100" w:type="dxa"/>
              <w:left w:w="100" w:type="dxa"/>
              <w:bottom w:w="100" w:type="dxa"/>
              <w:right w:w="100" w:type="dxa"/>
            </w:tcMar>
          </w:tcPr>
          <w:p w14:paraId="36DFF98C" w14:textId="77777777" w:rsidR="005E6344" w:rsidRPr="00106A37" w:rsidRDefault="005E6344" w:rsidP="005C7502">
            <w:pPr>
              <w:widowControl w:val="0"/>
              <w:spacing w:line="240" w:lineRule="auto"/>
              <w:rPr>
                <w:b/>
              </w:rPr>
            </w:pPr>
            <w:r w:rsidRPr="00106A37">
              <w:rPr>
                <w:rFonts w:eastAsia="Times New Roman"/>
                <w:b/>
                <w:sz w:val="24"/>
              </w:rPr>
              <w:t>Post Conditions</w:t>
            </w:r>
          </w:p>
        </w:tc>
        <w:tc>
          <w:tcPr>
            <w:tcW w:w="6130" w:type="dxa"/>
            <w:tcMar>
              <w:top w:w="100" w:type="dxa"/>
              <w:left w:w="100" w:type="dxa"/>
              <w:bottom w:w="100" w:type="dxa"/>
              <w:right w:w="100" w:type="dxa"/>
            </w:tcMar>
          </w:tcPr>
          <w:p w14:paraId="497541E8" w14:textId="77777777" w:rsidR="005E6344" w:rsidRDefault="005E6344" w:rsidP="005E6344">
            <w:pPr>
              <w:widowControl w:val="0"/>
              <w:numPr>
                <w:ilvl w:val="0"/>
                <w:numId w:val="33"/>
              </w:numPr>
              <w:spacing w:after="0" w:line="240" w:lineRule="auto"/>
              <w:contextualSpacing/>
              <w:rPr>
                <w:rFonts w:eastAsia="Times New Roman"/>
                <w:sz w:val="24"/>
              </w:rPr>
            </w:pPr>
            <w:r>
              <w:rPr>
                <w:rFonts w:eastAsia="Times New Roman"/>
                <w:sz w:val="24"/>
              </w:rPr>
              <w:t>Student will successfully register in the system.</w:t>
            </w:r>
          </w:p>
          <w:p w14:paraId="326E3726" w14:textId="77777777" w:rsidR="005E6344" w:rsidRDefault="005E6344" w:rsidP="005E6344">
            <w:pPr>
              <w:widowControl w:val="0"/>
              <w:numPr>
                <w:ilvl w:val="0"/>
                <w:numId w:val="33"/>
              </w:numPr>
              <w:spacing w:after="0" w:line="240" w:lineRule="auto"/>
              <w:contextualSpacing/>
              <w:rPr>
                <w:rFonts w:eastAsia="Times New Roman"/>
                <w:sz w:val="24"/>
              </w:rPr>
            </w:pPr>
            <w:r>
              <w:rPr>
                <w:rFonts w:eastAsia="Times New Roman"/>
                <w:sz w:val="24"/>
              </w:rPr>
              <w:t>Student will now able to access his account his personal account.</w:t>
            </w:r>
          </w:p>
          <w:p w14:paraId="49468CCA" w14:textId="77777777" w:rsidR="005E6344" w:rsidRPr="00524A30" w:rsidRDefault="005E6344" w:rsidP="005E6344">
            <w:pPr>
              <w:widowControl w:val="0"/>
              <w:numPr>
                <w:ilvl w:val="0"/>
                <w:numId w:val="33"/>
              </w:numPr>
              <w:spacing w:after="0" w:line="240" w:lineRule="auto"/>
              <w:contextualSpacing/>
              <w:rPr>
                <w:rFonts w:eastAsia="Times New Roman"/>
                <w:sz w:val="24"/>
              </w:rPr>
            </w:pPr>
            <w:r>
              <w:rPr>
                <w:rFonts w:eastAsia="Times New Roman"/>
                <w:sz w:val="24"/>
              </w:rPr>
              <w:t>Student can enroll and drop courses.</w:t>
            </w:r>
          </w:p>
        </w:tc>
      </w:tr>
      <w:tr w:rsidR="005E6344" w14:paraId="0A5887F4" w14:textId="77777777" w:rsidTr="005C7502">
        <w:tc>
          <w:tcPr>
            <w:tcW w:w="3230" w:type="dxa"/>
            <w:tcMar>
              <w:top w:w="100" w:type="dxa"/>
              <w:left w:w="100" w:type="dxa"/>
              <w:bottom w:w="100" w:type="dxa"/>
              <w:right w:w="100" w:type="dxa"/>
            </w:tcMar>
          </w:tcPr>
          <w:p w14:paraId="70450075" w14:textId="77777777" w:rsidR="005E6344" w:rsidRPr="00106A37" w:rsidRDefault="005E6344" w:rsidP="005C7502">
            <w:pPr>
              <w:widowControl w:val="0"/>
              <w:spacing w:line="240" w:lineRule="auto"/>
              <w:rPr>
                <w:b/>
              </w:rPr>
            </w:pPr>
            <w:r w:rsidRPr="00106A37">
              <w:rPr>
                <w:rFonts w:eastAsia="Times New Roman"/>
                <w:b/>
                <w:sz w:val="24"/>
              </w:rPr>
              <w:t>Error-Conditions</w:t>
            </w:r>
          </w:p>
        </w:tc>
        <w:tc>
          <w:tcPr>
            <w:tcW w:w="6130" w:type="dxa"/>
            <w:tcMar>
              <w:top w:w="100" w:type="dxa"/>
              <w:left w:w="100" w:type="dxa"/>
              <w:bottom w:w="100" w:type="dxa"/>
              <w:right w:w="100" w:type="dxa"/>
            </w:tcMar>
          </w:tcPr>
          <w:p w14:paraId="222F7574" w14:textId="77777777" w:rsidR="005E6344" w:rsidRDefault="005E6344" w:rsidP="005E6344">
            <w:pPr>
              <w:widowControl w:val="0"/>
              <w:numPr>
                <w:ilvl w:val="0"/>
                <w:numId w:val="34"/>
              </w:numPr>
              <w:spacing w:after="0" w:line="240" w:lineRule="auto"/>
              <w:contextualSpacing/>
              <w:rPr>
                <w:rFonts w:eastAsia="Times New Roman"/>
                <w:sz w:val="24"/>
              </w:rPr>
            </w:pPr>
            <w:r>
              <w:rPr>
                <w:rFonts w:eastAsia="Times New Roman"/>
                <w:sz w:val="24"/>
              </w:rPr>
              <w:t>Internet connectivity lost during registration.</w:t>
            </w:r>
          </w:p>
          <w:p w14:paraId="11B99AD1" w14:textId="77777777" w:rsidR="005E6344" w:rsidRDefault="005E6344" w:rsidP="005E6344">
            <w:pPr>
              <w:widowControl w:val="0"/>
              <w:numPr>
                <w:ilvl w:val="0"/>
                <w:numId w:val="34"/>
              </w:numPr>
              <w:spacing w:after="0" w:line="240" w:lineRule="auto"/>
              <w:contextualSpacing/>
              <w:rPr>
                <w:rFonts w:eastAsia="Times New Roman"/>
                <w:sz w:val="24"/>
              </w:rPr>
            </w:pPr>
            <w:r>
              <w:rPr>
                <w:rFonts w:eastAsia="Times New Roman"/>
                <w:sz w:val="24"/>
              </w:rPr>
              <w:t>Entered information is not in proper format- validation error</w:t>
            </w:r>
            <w:r w:rsidRPr="00524A30">
              <w:rPr>
                <w:rFonts w:eastAsia="Times New Roman"/>
                <w:sz w:val="24"/>
              </w:rPr>
              <w:t>.</w:t>
            </w:r>
            <w:r w:rsidRPr="00C415EE">
              <w:rPr>
                <w:rFonts w:eastAsia="Times New Roman"/>
                <w:sz w:val="24"/>
              </w:rPr>
              <w:t xml:space="preserve"> </w:t>
            </w:r>
          </w:p>
          <w:p w14:paraId="1874F5D5" w14:textId="77777777" w:rsidR="005E6344" w:rsidRDefault="005E6344" w:rsidP="005E6344">
            <w:pPr>
              <w:widowControl w:val="0"/>
              <w:numPr>
                <w:ilvl w:val="0"/>
                <w:numId w:val="34"/>
              </w:numPr>
              <w:spacing w:after="0" w:line="240" w:lineRule="auto"/>
              <w:contextualSpacing/>
              <w:rPr>
                <w:rFonts w:eastAsia="Times New Roman"/>
                <w:sz w:val="24"/>
              </w:rPr>
            </w:pPr>
            <w:r>
              <w:rPr>
                <w:rFonts w:eastAsia="Times New Roman"/>
                <w:sz w:val="24"/>
              </w:rPr>
              <w:t>System gets disconnected from the database server.</w:t>
            </w:r>
          </w:p>
          <w:p w14:paraId="5A079ECE" w14:textId="77777777" w:rsidR="005E6344" w:rsidRDefault="005E6344" w:rsidP="005E6344">
            <w:pPr>
              <w:widowControl w:val="0"/>
              <w:numPr>
                <w:ilvl w:val="0"/>
                <w:numId w:val="34"/>
              </w:numPr>
              <w:spacing w:after="0" w:line="240" w:lineRule="auto"/>
              <w:contextualSpacing/>
              <w:rPr>
                <w:rFonts w:eastAsia="Times New Roman"/>
                <w:sz w:val="24"/>
              </w:rPr>
            </w:pPr>
            <w:r>
              <w:rPr>
                <w:rFonts w:eastAsia="Times New Roman"/>
                <w:sz w:val="24"/>
              </w:rPr>
              <w:t>Password chosen does not have the proper specification. (Password requirements not met)</w:t>
            </w:r>
          </w:p>
          <w:p w14:paraId="7164280A" w14:textId="77777777" w:rsidR="005E6344" w:rsidRDefault="005E6344" w:rsidP="005E6344">
            <w:pPr>
              <w:widowControl w:val="0"/>
              <w:numPr>
                <w:ilvl w:val="0"/>
                <w:numId w:val="34"/>
              </w:numPr>
              <w:spacing w:after="0" w:line="240" w:lineRule="auto"/>
              <w:contextualSpacing/>
              <w:rPr>
                <w:rFonts w:eastAsia="Times New Roman"/>
                <w:sz w:val="24"/>
              </w:rPr>
            </w:pPr>
            <w:r>
              <w:rPr>
                <w:rFonts w:eastAsia="Times New Roman"/>
                <w:sz w:val="24"/>
              </w:rPr>
              <w:t>Characters entered in “Password” and “Confirm Password” does not match.</w:t>
            </w:r>
          </w:p>
          <w:p w14:paraId="2A60F45B" w14:textId="77777777" w:rsidR="005E6344" w:rsidRDefault="005E6344" w:rsidP="005E6344">
            <w:pPr>
              <w:widowControl w:val="0"/>
              <w:numPr>
                <w:ilvl w:val="0"/>
                <w:numId w:val="34"/>
              </w:numPr>
              <w:spacing w:after="0" w:line="240" w:lineRule="auto"/>
              <w:contextualSpacing/>
              <w:rPr>
                <w:rFonts w:eastAsia="Times New Roman"/>
                <w:sz w:val="24"/>
              </w:rPr>
            </w:pPr>
            <w:r>
              <w:rPr>
                <w:rFonts w:eastAsia="Times New Roman"/>
                <w:sz w:val="24"/>
              </w:rPr>
              <w:t>E-mail entered is invalid.</w:t>
            </w:r>
          </w:p>
          <w:p w14:paraId="648B101D" w14:textId="77777777" w:rsidR="005E6344" w:rsidRDefault="005E6344" w:rsidP="005E6344">
            <w:pPr>
              <w:widowControl w:val="0"/>
              <w:numPr>
                <w:ilvl w:val="0"/>
                <w:numId w:val="34"/>
              </w:numPr>
              <w:spacing w:after="0" w:line="240" w:lineRule="auto"/>
              <w:contextualSpacing/>
              <w:rPr>
                <w:rFonts w:eastAsia="Times New Roman"/>
                <w:sz w:val="24"/>
              </w:rPr>
            </w:pPr>
            <w:r>
              <w:rPr>
                <w:rFonts w:eastAsia="Times New Roman"/>
                <w:sz w:val="24"/>
              </w:rPr>
              <w:t xml:space="preserve">Contact number has less than ten digits. </w:t>
            </w:r>
          </w:p>
          <w:p w14:paraId="45F60632" w14:textId="77777777" w:rsidR="005E6344" w:rsidRPr="00C415EE" w:rsidRDefault="005E6344" w:rsidP="005E6344">
            <w:pPr>
              <w:widowControl w:val="0"/>
              <w:numPr>
                <w:ilvl w:val="0"/>
                <w:numId w:val="34"/>
              </w:numPr>
              <w:spacing w:after="0" w:line="240" w:lineRule="auto"/>
              <w:contextualSpacing/>
              <w:rPr>
                <w:rFonts w:eastAsia="Times New Roman"/>
                <w:sz w:val="24"/>
              </w:rPr>
            </w:pPr>
            <w:r>
              <w:rPr>
                <w:rFonts w:eastAsia="Times New Roman"/>
                <w:sz w:val="24"/>
              </w:rPr>
              <w:t>Data entered is not stored in the database- error: server down.</w:t>
            </w:r>
          </w:p>
        </w:tc>
      </w:tr>
      <w:tr w:rsidR="005E6344" w14:paraId="357A079C" w14:textId="77777777" w:rsidTr="005C7502">
        <w:tc>
          <w:tcPr>
            <w:tcW w:w="3230" w:type="dxa"/>
            <w:tcMar>
              <w:top w:w="100" w:type="dxa"/>
              <w:left w:w="100" w:type="dxa"/>
              <w:bottom w:w="100" w:type="dxa"/>
              <w:right w:w="100" w:type="dxa"/>
            </w:tcMar>
          </w:tcPr>
          <w:p w14:paraId="016462AD" w14:textId="77777777" w:rsidR="005E6344" w:rsidRPr="00106A37" w:rsidRDefault="005E6344" w:rsidP="005C7502">
            <w:pPr>
              <w:widowControl w:val="0"/>
              <w:spacing w:line="240" w:lineRule="auto"/>
              <w:rPr>
                <w:rFonts w:eastAsia="Times New Roman"/>
                <w:b/>
                <w:sz w:val="24"/>
              </w:rPr>
            </w:pPr>
            <w:r>
              <w:rPr>
                <w:rFonts w:eastAsia="Times New Roman"/>
                <w:b/>
                <w:sz w:val="24"/>
              </w:rPr>
              <w:t>Non-Functional Requirement</w:t>
            </w:r>
          </w:p>
        </w:tc>
        <w:tc>
          <w:tcPr>
            <w:tcW w:w="6130" w:type="dxa"/>
            <w:tcMar>
              <w:top w:w="100" w:type="dxa"/>
              <w:left w:w="100" w:type="dxa"/>
              <w:bottom w:w="100" w:type="dxa"/>
              <w:right w:w="100" w:type="dxa"/>
            </w:tcMar>
          </w:tcPr>
          <w:p w14:paraId="032A41D2" w14:textId="77777777" w:rsidR="005E6344" w:rsidRDefault="005E6344" w:rsidP="005E6344">
            <w:pPr>
              <w:widowControl w:val="0"/>
              <w:numPr>
                <w:ilvl w:val="0"/>
                <w:numId w:val="35"/>
              </w:numPr>
              <w:spacing w:after="0" w:line="240" w:lineRule="auto"/>
              <w:contextualSpacing/>
              <w:rPr>
                <w:rFonts w:eastAsia="Times New Roman"/>
                <w:sz w:val="24"/>
              </w:rPr>
            </w:pPr>
            <w:r w:rsidRPr="006D52EB">
              <w:rPr>
                <w:rFonts w:eastAsia="Times New Roman"/>
                <w:b/>
                <w:sz w:val="24"/>
              </w:rPr>
              <w:t>Reliability:</w:t>
            </w:r>
            <w:r>
              <w:rPr>
                <w:rFonts w:eastAsia="Times New Roman"/>
                <w:sz w:val="24"/>
              </w:rPr>
              <w:t xml:space="preserve"> </w:t>
            </w:r>
            <w:r w:rsidRPr="006B4ED0">
              <w:rPr>
                <w:rFonts w:eastAsia="Times New Roman"/>
                <w:sz w:val="24"/>
              </w:rPr>
              <w:t xml:space="preserve">All </w:t>
            </w:r>
            <w:r>
              <w:rPr>
                <w:rFonts w:eastAsia="Times New Roman"/>
                <w:sz w:val="24"/>
              </w:rPr>
              <w:t xml:space="preserve">inserted </w:t>
            </w:r>
            <w:r w:rsidRPr="006B4ED0">
              <w:rPr>
                <w:rFonts w:eastAsia="Times New Roman"/>
                <w:sz w:val="24"/>
              </w:rPr>
              <w:t>data should be properly stored in the database.</w:t>
            </w:r>
          </w:p>
          <w:p w14:paraId="072BC6E6" w14:textId="77777777" w:rsidR="005E6344" w:rsidRDefault="005E6344" w:rsidP="005E6344">
            <w:pPr>
              <w:widowControl w:val="0"/>
              <w:numPr>
                <w:ilvl w:val="0"/>
                <w:numId w:val="35"/>
              </w:numPr>
              <w:spacing w:after="0" w:line="240" w:lineRule="auto"/>
              <w:contextualSpacing/>
              <w:rPr>
                <w:rFonts w:eastAsia="Times New Roman"/>
                <w:sz w:val="24"/>
              </w:rPr>
            </w:pPr>
            <w:r w:rsidRPr="004B59BF">
              <w:rPr>
                <w:rFonts w:eastAsia="Times New Roman"/>
                <w:b/>
                <w:sz w:val="24"/>
              </w:rPr>
              <w:t>Performance:</w:t>
            </w:r>
            <w:r>
              <w:rPr>
                <w:rFonts w:eastAsia="Times New Roman"/>
                <w:b/>
                <w:sz w:val="24"/>
              </w:rPr>
              <w:t xml:space="preserve"> </w:t>
            </w:r>
            <w:r>
              <w:rPr>
                <w:rFonts w:eastAsia="Times New Roman"/>
                <w:sz w:val="24"/>
              </w:rPr>
              <w:t>All validations should run correctly.</w:t>
            </w:r>
          </w:p>
        </w:tc>
      </w:tr>
    </w:tbl>
    <w:p w14:paraId="21BFD441" w14:textId="77777777" w:rsidR="005E6344" w:rsidRDefault="005E6344" w:rsidP="005E6344"/>
    <w:p w14:paraId="573E966E" w14:textId="77777777" w:rsidR="005E6344" w:rsidRDefault="005E6344" w:rsidP="005E6344"/>
    <w:p w14:paraId="171DEB7B" w14:textId="77777777" w:rsidR="005E6344" w:rsidRDefault="005E6344" w:rsidP="005E6344"/>
    <w:p w14:paraId="71DF8846" w14:textId="77777777" w:rsidR="005E6344" w:rsidRDefault="005E6344" w:rsidP="005E6344"/>
    <w:p w14:paraId="5BDD9D29" w14:textId="77777777" w:rsidR="00681188" w:rsidRDefault="00681188" w:rsidP="00681188">
      <w:r>
        <w:rPr>
          <w:b/>
          <w:sz w:val="24"/>
        </w:rPr>
        <w:t>TABLE 5. Student Login</w:t>
      </w:r>
    </w:p>
    <w:p w14:paraId="277BE748" w14:textId="77777777" w:rsidR="005E6344" w:rsidRDefault="005E6344" w:rsidP="005E6344"/>
    <w:p w14:paraId="576486C1" w14:textId="77777777" w:rsidR="005E6344" w:rsidRDefault="005E6344" w:rsidP="005E6344">
      <w:pPr>
        <w:rPr>
          <w:b/>
          <w:sz w:val="24"/>
        </w:rPr>
      </w:pPr>
    </w:p>
    <w:p w14:paraId="7A5A961D" w14:textId="77777777" w:rsidR="005E6344" w:rsidRDefault="005E6344" w:rsidP="005E6344"/>
    <w:p w14:paraId="003DC848" w14:textId="77777777" w:rsidR="005E6344" w:rsidRDefault="005E6344" w:rsidP="005E6344">
      <w:pPr>
        <w:rPr>
          <w:b/>
          <w:sz w:val="24"/>
        </w:rPr>
      </w:pPr>
    </w:p>
    <w:tbl>
      <w:tblPr>
        <w:tblpPr w:leftFromText="180" w:rightFromText="180" w:vertAnchor="page" w:horzAnchor="margin" w:tblpY="3301"/>
        <w:tblW w:w="94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62"/>
        <w:gridCol w:w="6191"/>
      </w:tblGrid>
      <w:tr w:rsidR="005E6344" w14:paraId="60F18053" w14:textId="77777777" w:rsidTr="005C7502">
        <w:trPr>
          <w:trHeight w:val="380"/>
        </w:trPr>
        <w:tc>
          <w:tcPr>
            <w:tcW w:w="3262" w:type="dxa"/>
            <w:tcMar>
              <w:top w:w="100" w:type="dxa"/>
              <w:left w:w="100" w:type="dxa"/>
              <w:bottom w:w="100" w:type="dxa"/>
              <w:right w:w="100" w:type="dxa"/>
            </w:tcMar>
          </w:tcPr>
          <w:p w14:paraId="5D391B71" w14:textId="77777777" w:rsidR="005E6344" w:rsidRPr="00106A37" w:rsidRDefault="005E6344" w:rsidP="005C7502">
            <w:pPr>
              <w:widowControl w:val="0"/>
              <w:spacing w:line="240" w:lineRule="auto"/>
              <w:rPr>
                <w:b/>
              </w:rPr>
            </w:pPr>
            <w:r w:rsidRPr="00106A37">
              <w:rPr>
                <w:rFonts w:eastAsia="Times New Roman"/>
                <w:b/>
                <w:sz w:val="24"/>
              </w:rPr>
              <w:t>USE CASE NAME</w:t>
            </w:r>
          </w:p>
        </w:tc>
        <w:tc>
          <w:tcPr>
            <w:tcW w:w="6191" w:type="dxa"/>
            <w:tcMar>
              <w:top w:w="100" w:type="dxa"/>
              <w:left w:w="100" w:type="dxa"/>
              <w:bottom w:w="100" w:type="dxa"/>
              <w:right w:w="100" w:type="dxa"/>
            </w:tcMar>
          </w:tcPr>
          <w:p w14:paraId="72DE9B1C" w14:textId="77777777" w:rsidR="005E6344" w:rsidRPr="004237A7" w:rsidRDefault="005E6344" w:rsidP="005E6344">
            <w:pPr>
              <w:pStyle w:val="ListParagraph"/>
              <w:widowControl w:val="0"/>
              <w:numPr>
                <w:ilvl w:val="0"/>
                <w:numId w:val="22"/>
              </w:numPr>
              <w:spacing w:line="240" w:lineRule="auto"/>
              <w:rPr>
                <w:b/>
              </w:rPr>
            </w:pPr>
            <w:r>
              <w:rPr>
                <w:rFonts w:ascii="Times New Roman" w:hAnsi="Times New Roman"/>
                <w:b/>
                <w:sz w:val="24"/>
                <w:szCs w:val="24"/>
              </w:rPr>
              <w:t>Student Login</w:t>
            </w:r>
          </w:p>
        </w:tc>
      </w:tr>
      <w:tr w:rsidR="005E6344" w14:paraId="4A31C987" w14:textId="77777777" w:rsidTr="005C7502">
        <w:trPr>
          <w:trHeight w:val="392"/>
        </w:trPr>
        <w:tc>
          <w:tcPr>
            <w:tcW w:w="3262" w:type="dxa"/>
            <w:tcMar>
              <w:top w:w="100" w:type="dxa"/>
              <w:left w:w="100" w:type="dxa"/>
              <w:bottom w:w="100" w:type="dxa"/>
              <w:right w:w="100" w:type="dxa"/>
            </w:tcMar>
          </w:tcPr>
          <w:p w14:paraId="2BD4D36F" w14:textId="77777777" w:rsidR="005E6344" w:rsidRPr="00106A37" w:rsidRDefault="005E6344" w:rsidP="005C7502">
            <w:pPr>
              <w:widowControl w:val="0"/>
              <w:spacing w:line="240" w:lineRule="auto"/>
              <w:rPr>
                <w:b/>
              </w:rPr>
            </w:pPr>
            <w:r w:rsidRPr="00106A37">
              <w:rPr>
                <w:rFonts w:eastAsia="Times New Roman"/>
                <w:b/>
                <w:sz w:val="24"/>
              </w:rPr>
              <w:t>Actors</w:t>
            </w:r>
          </w:p>
        </w:tc>
        <w:tc>
          <w:tcPr>
            <w:tcW w:w="6191" w:type="dxa"/>
            <w:tcMar>
              <w:top w:w="100" w:type="dxa"/>
              <w:left w:w="100" w:type="dxa"/>
              <w:bottom w:w="100" w:type="dxa"/>
              <w:right w:w="100" w:type="dxa"/>
            </w:tcMar>
          </w:tcPr>
          <w:p w14:paraId="1EC016A7" w14:textId="77777777" w:rsidR="005E6344" w:rsidRPr="00BB7205" w:rsidRDefault="005E6344" w:rsidP="005C7502">
            <w:pPr>
              <w:widowControl w:val="0"/>
              <w:spacing w:line="240" w:lineRule="auto"/>
              <w:rPr>
                <w:sz w:val="24"/>
              </w:rPr>
            </w:pPr>
            <w:r>
              <w:rPr>
                <w:sz w:val="24"/>
              </w:rPr>
              <w:t xml:space="preserve">      Student</w:t>
            </w:r>
            <w:r w:rsidRPr="00BB7205">
              <w:rPr>
                <w:sz w:val="24"/>
              </w:rPr>
              <w:t xml:space="preserve"> </w:t>
            </w:r>
          </w:p>
        </w:tc>
      </w:tr>
      <w:tr w:rsidR="005E6344" w14:paraId="29B7A772" w14:textId="77777777" w:rsidTr="005C7502">
        <w:trPr>
          <w:trHeight w:val="672"/>
        </w:trPr>
        <w:tc>
          <w:tcPr>
            <w:tcW w:w="3262" w:type="dxa"/>
            <w:tcMar>
              <w:top w:w="100" w:type="dxa"/>
              <w:left w:w="100" w:type="dxa"/>
              <w:bottom w:w="100" w:type="dxa"/>
              <w:right w:w="100" w:type="dxa"/>
            </w:tcMar>
          </w:tcPr>
          <w:p w14:paraId="730D171B" w14:textId="77777777" w:rsidR="005E6344" w:rsidRPr="00106A37" w:rsidRDefault="005E6344" w:rsidP="005C7502">
            <w:pPr>
              <w:widowControl w:val="0"/>
              <w:spacing w:line="240" w:lineRule="auto"/>
              <w:rPr>
                <w:b/>
              </w:rPr>
            </w:pPr>
            <w:r w:rsidRPr="00106A37">
              <w:rPr>
                <w:rFonts w:eastAsia="Times New Roman"/>
                <w:b/>
                <w:sz w:val="24"/>
              </w:rPr>
              <w:t>Pre-Conditions</w:t>
            </w:r>
          </w:p>
        </w:tc>
        <w:tc>
          <w:tcPr>
            <w:tcW w:w="6191" w:type="dxa"/>
            <w:tcMar>
              <w:top w:w="100" w:type="dxa"/>
              <w:left w:w="100" w:type="dxa"/>
              <w:bottom w:w="100" w:type="dxa"/>
              <w:right w:w="100" w:type="dxa"/>
            </w:tcMar>
          </w:tcPr>
          <w:p w14:paraId="583C698F" w14:textId="77777777" w:rsidR="005E6344" w:rsidRDefault="005E6344" w:rsidP="005E6344">
            <w:pPr>
              <w:widowControl w:val="0"/>
              <w:numPr>
                <w:ilvl w:val="0"/>
                <w:numId w:val="37"/>
              </w:numPr>
              <w:spacing w:after="0" w:line="240" w:lineRule="auto"/>
              <w:contextualSpacing/>
              <w:rPr>
                <w:rFonts w:eastAsia="Times New Roman"/>
                <w:sz w:val="24"/>
              </w:rPr>
            </w:pPr>
            <w:r>
              <w:rPr>
                <w:rFonts w:eastAsia="Times New Roman"/>
                <w:sz w:val="24"/>
              </w:rPr>
              <w:t>Student should have reliable internet connection.</w:t>
            </w:r>
          </w:p>
          <w:p w14:paraId="20AA6B71" w14:textId="77777777" w:rsidR="005E6344" w:rsidRDefault="005E6344" w:rsidP="005E6344">
            <w:pPr>
              <w:widowControl w:val="0"/>
              <w:numPr>
                <w:ilvl w:val="0"/>
                <w:numId w:val="37"/>
              </w:numPr>
              <w:spacing w:after="0" w:line="240" w:lineRule="auto"/>
              <w:contextualSpacing/>
              <w:rPr>
                <w:rFonts w:eastAsia="Times New Roman"/>
                <w:sz w:val="24"/>
              </w:rPr>
            </w:pPr>
            <w:r>
              <w:rPr>
                <w:rFonts w:eastAsia="Times New Roman"/>
                <w:sz w:val="24"/>
              </w:rPr>
              <w:t>The database connection is required.</w:t>
            </w:r>
          </w:p>
          <w:p w14:paraId="44E89562" w14:textId="77777777" w:rsidR="005E6344" w:rsidRPr="00FB20B9" w:rsidRDefault="005E6344" w:rsidP="005E6344">
            <w:pPr>
              <w:widowControl w:val="0"/>
              <w:numPr>
                <w:ilvl w:val="0"/>
                <w:numId w:val="37"/>
              </w:numPr>
              <w:spacing w:after="0" w:line="240" w:lineRule="auto"/>
              <w:contextualSpacing/>
              <w:rPr>
                <w:rFonts w:eastAsia="Times New Roman"/>
                <w:sz w:val="24"/>
              </w:rPr>
            </w:pPr>
            <w:r>
              <w:rPr>
                <w:rFonts w:eastAsia="Times New Roman"/>
                <w:sz w:val="24"/>
              </w:rPr>
              <w:t>Student is a registered user.</w:t>
            </w:r>
          </w:p>
        </w:tc>
      </w:tr>
      <w:tr w:rsidR="005E6344" w14:paraId="1763475D" w14:textId="77777777" w:rsidTr="005C7502">
        <w:trPr>
          <w:trHeight w:val="685"/>
        </w:trPr>
        <w:tc>
          <w:tcPr>
            <w:tcW w:w="3262" w:type="dxa"/>
            <w:tcMar>
              <w:top w:w="100" w:type="dxa"/>
              <w:left w:w="100" w:type="dxa"/>
              <w:bottom w:w="100" w:type="dxa"/>
              <w:right w:w="100" w:type="dxa"/>
            </w:tcMar>
          </w:tcPr>
          <w:p w14:paraId="059F87E6" w14:textId="77777777" w:rsidR="005E6344" w:rsidRPr="00106A37" w:rsidRDefault="005E6344" w:rsidP="005C7502">
            <w:pPr>
              <w:widowControl w:val="0"/>
              <w:spacing w:line="240" w:lineRule="auto"/>
              <w:rPr>
                <w:b/>
              </w:rPr>
            </w:pPr>
            <w:r w:rsidRPr="00106A37">
              <w:rPr>
                <w:rFonts w:eastAsia="Times New Roman"/>
                <w:b/>
                <w:sz w:val="24"/>
              </w:rPr>
              <w:t>Flow of Control</w:t>
            </w:r>
          </w:p>
        </w:tc>
        <w:tc>
          <w:tcPr>
            <w:tcW w:w="6191" w:type="dxa"/>
            <w:tcMar>
              <w:top w:w="100" w:type="dxa"/>
              <w:left w:w="100" w:type="dxa"/>
              <w:bottom w:w="100" w:type="dxa"/>
              <w:right w:w="100" w:type="dxa"/>
            </w:tcMar>
          </w:tcPr>
          <w:p w14:paraId="542D40F8" w14:textId="77777777" w:rsidR="005E6344" w:rsidRDefault="005E6344" w:rsidP="005E6344">
            <w:pPr>
              <w:widowControl w:val="0"/>
              <w:numPr>
                <w:ilvl w:val="0"/>
                <w:numId w:val="38"/>
              </w:numPr>
              <w:spacing w:after="0" w:line="240" w:lineRule="auto"/>
              <w:contextualSpacing/>
              <w:rPr>
                <w:rFonts w:eastAsia="Times New Roman"/>
                <w:sz w:val="24"/>
              </w:rPr>
            </w:pPr>
            <w:r>
              <w:rPr>
                <w:rFonts w:eastAsia="Times New Roman"/>
                <w:sz w:val="24"/>
              </w:rPr>
              <w:t>Student clicks on “Login” button.</w:t>
            </w:r>
          </w:p>
          <w:p w14:paraId="67224FB2" w14:textId="77777777" w:rsidR="005E6344" w:rsidRPr="00C415EE" w:rsidRDefault="005E6344" w:rsidP="005E6344">
            <w:pPr>
              <w:widowControl w:val="0"/>
              <w:numPr>
                <w:ilvl w:val="0"/>
                <w:numId w:val="38"/>
              </w:numPr>
              <w:spacing w:after="0" w:line="240" w:lineRule="auto"/>
              <w:contextualSpacing/>
              <w:rPr>
                <w:rFonts w:eastAsia="Times New Roman"/>
                <w:sz w:val="24"/>
              </w:rPr>
            </w:pPr>
            <w:r>
              <w:rPr>
                <w:rFonts w:eastAsia="Times New Roman"/>
                <w:sz w:val="24"/>
              </w:rPr>
              <w:t xml:space="preserve">Student will enter his </w:t>
            </w:r>
            <w:r w:rsidRPr="00C415EE">
              <w:rPr>
                <w:rFonts w:eastAsia="Times New Roman"/>
                <w:sz w:val="24"/>
              </w:rPr>
              <w:t>username and password.</w:t>
            </w:r>
          </w:p>
          <w:p w14:paraId="2A584532" w14:textId="77777777" w:rsidR="005E6344" w:rsidRPr="00BB7205" w:rsidRDefault="005E6344" w:rsidP="005E6344">
            <w:pPr>
              <w:widowControl w:val="0"/>
              <w:numPr>
                <w:ilvl w:val="0"/>
                <w:numId w:val="38"/>
              </w:numPr>
              <w:spacing w:after="0" w:line="240" w:lineRule="auto"/>
              <w:contextualSpacing/>
              <w:rPr>
                <w:rFonts w:eastAsia="Times New Roman"/>
                <w:sz w:val="24"/>
              </w:rPr>
            </w:pPr>
            <w:r>
              <w:rPr>
                <w:rFonts w:eastAsia="Times New Roman"/>
                <w:sz w:val="24"/>
              </w:rPr>
              <w:t xml:space="preserve">Student will click on “Submit” button </w:t>
            </w:r>
          </w:p>
        </w:tc>
      </w:tr>
      <w:tr w:rsidR="005E6344" w14:paraId="29D38DF1" w14:textId="77777777" w:rsidTr="005C7502">
        <w:trPr>
          <w:trHeight w:val="900"/>
        </w:trPr>
        <w:tc>
          <w:tcPr>
            <w:tcW w:w="3262" w:type="dxa"/>
            <w:tcMar>
              <w:top w:w="100" w:type="dxa"/>
              <w:left w:w="100" w:type="dxa"/>
              <w:bottom w:w="100" w:type="dxa"/>
              <w:right w:w="100" w:type="dxa"/>
            </w:tcMar>
          </w:tcPr>
          <w:p w14:paraId="56B5771A" w14:textId="77777777" w:rsidR="005E6344" w:rsidRPr="00106A37" w:rsidRDefault="005E6344" w:rsidP="005C7502">
            <w:pPr>
              <w:widowControl w:val="0"/>
              <w:spacing w:line="240" w:lineRule="auto"/>
              <w:rPr>
                <w:b/>
              </w:rPr>
            </w:pPr>
            <w:r w:rsidRPr="00106A37">
              <w:rPr>
                <w:rFonts w:eastAsia="Times New Roman"/>
                <w:b/>
                <w:sz w:val="24"/>
              </w:rPr>
              <w:t>Post Conditions</w:t>
            </w:r>
          </w:p>
        </w:tc>
        <w:tc>
          <w:tcPr>
            <w:tcW w:w="6191" w:type="dxa"/>
            <w:tcMar>
              <w:top w:w="100" w:type="dxa"/>
              <w:left w:w="100" w:type="dxa"/>
              <w:bottom w:w="100" w:type="dxa"/>
              <w:right w:w="100" w:type="dxa"/>
            </w:tcMar>
          </w:tcPr>
          <w:p w14:paraId="0AA702C1" w14:textId="77777777" w:rsidR="005E6344" w:rsidRDefault="005E6344" w:rsidP="005E6344">
            <w:pPr>
              <w:widowControl w:val="0"/>
              <w:numPr>
                <w:ilvl w:val="0"/>
                <w:numId w:val="39"/>
              </w:numPr>
              <w:spacing w:after="0" w:line="240" w:lineRule="auto"/>
              <w:contextualSpacing/>
              <w:rPr>
                <w:rFonts w:eastAsia="Times New Roman"/>
                <w:sz w:val="24"/>
              </w:rPr>
            </w:pPr>
            <w:r>
              <w:rPr>
                <w:rFonts w:eastAsia="Times New Roman"/>
                <w:sz w:val="24"/>
              </w:rPr>
              <w:t>Student will successfully log in to the system.</w:t>
            </w:r>
          </w:p>
          <w:p w14:paraId="44216594" w14:textId="77777777" w:rsidR="005E6344" w:rsidRDefault="005E6344" w:rsidP="005E6344">
            <w:pPr>
              <w:widowControl w:val="0"/>
              <w:numPr>
                <w:ilvl w:val="0"/>
                <w:numId w:val="39"/>
              </w:numPr>
              <w:spacing w:after="0" w:line="240" w:lineRule="auto"/>
              <w:contextualSpacing/>
              <w:rPr>
                <w:rFonts w:eastAsia="Times New Roman"/>
                <w:sz w:val="24"/>
              </w:rPr>
            </w:pPr>
            <w:r>
              <w:rPr>
                <w:rFonts w:eastAsia="Times New Roman"/>
                <w:sz w:val="24"/>
              </w:rPr>
              <w:t>Student will now able to access his account his personal account.</w:t>
            </w:r>
          </w:p>
          <w:p w14:paraId="5042B2D6" w14:textId="77777777" w:rsidR="005E6344" w:rsidRPr="00524A30" w:rsidRDefault="005E6344" w:rsidP="005E6344">
            <w:pPr>
              <w:widowControl w:val="0"/>
              <w:numPr>
                <w:ilvl w:val="0"/>
                <w:numId w:val="39"/>
              </w:numPr>
              <w:spacing w:after="0" w:line="240" w:lineRule="auto"/>
              <w:contextualSpacing/>
              <w:rPr>
                <w:rFonts w:eastAsia="Times New Roman"/>
                <w:sz w:val="24"/>
              </w:rPr>
            </w:pPr>
            <w:r>
              <w:rPr>
                <w:rFonts w:eastAsia="Times New Roman"/>
                <w:sz w:val="24"/>
              </w:rPr>
              <w:t>Student can enroll and drop courses.</w:t>
            </w:r>
          </w:p>
        </w:tc>
      </w:tr>
      <w:tr w:rsidR="005E6344" w14:paraId="1FA3F33C" w14:textId="77777777" w:rsidTr="005C7502">
        <w:trPr>
          <w:trHeight w:val="685"/>
        </w:trPr>
        <w:tc>
          <w:tcPr>
            <w:tcW w:w="3262" w:type="dxa"/>
            <w:tcMar>
              <w:top w:w="100" w:type="dxa"/>
              <w:left w:w="100" w:type="dxa"/>
              <w:bottom w:w="100" w:type="dxa"/>
              <w:right w:w="100" w:type="dxa"/>
            </w:tcMar>
          </w:tcPr>
          <w:p w14:paraId="33F913FE" w14:textId="77777777" w:rsidR="005E6344" w:rsidRPr="00106A37" w:rsidRDefault="005E6344" w:rsidP="005C7502">
            <w:pPr>
              <w:widowControl w:val="0"/>
              <w:spacing w:line="240" w:lineRule="auto"/>
              <w:rPr>
                <w:b/>
              </w:rPr>
            </w:pPr>
            <w:r w:rsidRPr="00106A37">
              <w:rPr>
                <w:rFonts w:eastAsia="Times New Roman"/>
                <w:b/>
                <w:sz w:val="24"/>
              </w:rPr>
              <w:t>Error-Conditions</w:t>
            </w:r>
          </w:p>
        </w:tc>
        <w:tc>
          <w:tcPr>
            <w:tcW w:w="6191" w:type="dxa"/>
            <w:tcMar>
              <w:top w:w="100" w:type="dxa"/>
              <w:left w:w="100" w:type="dxa"/>
              <w:bottom w:w="100" w:type="dxa"/>
              <w:right w:w="100" w:type="dxa"/>
            </w:tcMar>
          </w:tcPr>
          <w:p w14:paraId="7580CF03" w14:textId="77777777" w:rsidR="005E6344" w:rsidRDefault="005E6344" w:rsidP="005E6344">
            <w:pPr>
              <w:widowControl w:val="0"/>
              <w:numPr>
                <w:ilvl w:val="0"/>
                <w:numId w:val="40"/>
              </w:numPr>
              <w:spacing w:after="0" w:line="240" w:lineRule="auto"/>
              <w:contextualSpacing/>
              <w:rPr>
                <w:rFonts w:eastAsia="Times New Roman"/>
                <w:sz w:val="24"/>
              </w:rPr>
            </w:pPr>
            <w:r>
              <w:rPr>
                <w:rFonts w:eastAsia="Times New Roman"/>
                <w:sz w:val="24"/>
              </w:rPr>
              <w:t>Internet connectivity lost during registration.</w:t>
            </w:r>
          </w:p>
          <w:p w14:paraId="69929AD3" w14:textId="77777777" w:rsidR="005E6344" w:rsidRPr="001B0EB9" w:rsidRDefault="005E6344" w:rsidP="005E6344">
            <w:pPr>
              <w:widowControl w:val="0"/>
              <w:numPr>
                <w:ilvl w:val="0"/>
                <w:numId w:val="40"/>
              </w:numPr>
              <w:spacing w:after="0" w:line="240" w:lineRule="auto"/>
              <w:contextualSpacing/>
              <w:rPr>
                <w:rFonts w:eastAsia="Times New Roman"/>
                <w:sz w:val="24"/>
              </w:rPr>
            </w:pPr>
            <w:r>
              <w:rPr>
                <w:rFonts w:eastAsia="Times New Roman"/>
                <w:sz w:val="24"/>
              </w:rPr>
              <w:t>System gets disconnected from the database server.</w:t>
            </w:r>
          </w:p>
          <w:p w14:paraId="384A90DB" w14:textId="77777777" w:rsidR="005E6344" w:rsidRPr="00C415EE" w:rsidRDefault="005E6344" w:rsidP="005E6344">
            <w:pPr>
              <w:widowControl w:val="0"/>
              <w:numPr>
                <w:ilvl w:val="0"/>
                <w:numId w:val="40"/>
              </w:numPr>
              <w:spacing w:after="0" w:line="240" w:lineRule="auto"/>
              <w:contextualSpacing/>
              <w:rPr>
                <w:rFonts w:eastAsia="Times New Roman"/>
                <w:sz w:val="24"/>
              </w:rPr>
            </w:pPr>
            <w:r>
              <w:rPr>
                <w:rFonts w:eastAsia="Times New Roman"/>
                <w:sz w:val="24"/>
              </w:rPr>
              <w:t>Entered username and password is incorrect</w:t>
            </w:r>
            <w:r w:rsidRPr="00524A30">
              <w:rPr>
                <w:rFonts w:eastAsia="Times New Roman"/>
                <w:sz w:val="24"/>
              </w:rPr>
              <w:t>.</w:t>
            </w:r>
            <w:r w:rsidRPr="00C415EE">
              <w:rPr>
                <w:rFonts w:eastAsia="Times New Roman"/>
                <w:sz w:val="24"/>
              </w:rPr>
              <w:t xml:space="preserve"> </w:t>
            </w:r>
          </w:p>
        </w:tc>
      </w:tr>
      <w:tr w:rsidR="005E6344" w14:paraId="204BA628" w14:textId="77777777" w:rsidTr="005C7502">
        <w:trPr>
          <w:trHeight w:val="1586"/>
        </w:trPr>
        <w:tc>
          <w:tcPr>
            <w:tcW w:w="3262" w:type="dxa"/>
            <w:tcMar>
              <w:top w:w="100" w:type="dxa"/>
              <w:left w:w="100" w:type="dxa"/>
              <w:bottom w:w="100" w:type="dxa"/>
              <w:right w:w="100" w:type="dxa"/>
            </w:tcMar>
          </w:tcPr>
          <w:p w14:paraId="6FB6F7D2" w14:textId="77777777" w:rsidR="005E6344" w:rsidRPr="00106A37" w:rsidRDefault="005E6344" w:rsidP="005C7502">
            <w:pPr>
              <w:widowControl w:val="0"/>
              <w:spacing w:line="240" w:lineRule="auto"/>
              <w:rPr>
                <w:rFonts w:eastAsia="Times New Roman"/>
                <w:b/>
                <w:sz w:val="24"/>
              </w:rPr>
            </w:pPr>
            <w:r w:rsidRPr="006B4ED0">
              <w:rPr>
                <w:rFonts w:eastAsia="Times New Roman"/>
                <w:b/>
                <w:sz w:val="24"/>
              </w:rPr>
              <w:t>Non-Functional Requirement</w:t>
            </w:r>
          </w:p>
        </w:tc>
        <w:tc>
          <w:tcPr>
            <w:tcW w:w="6191" w:type="dxa"/>
            <w:tcMar>
              <w:top w:w="100" w:type="dxa"/>
              <w:left w:w="100" w:type="dxa"/>
              <w:bottom w:w="100" w:type="dxa"/>
              <w:right w:w="100" w:type="dxa"/>
            </w:tcMar>
          </w:tcPr>
          <w:p w14:paraId="594E27E0" w14:textId="77777777" w:rsidR="005E6344" w:rsidRDefault="005E6344" w:rsidP="005C7502">
            <w:pPr>
              <w:widowControl w:val="0"/>
              <w:spacing w:after="0" w:line="240" w:lineRule="auto"/>
              <w:ind w:left="360"/>
              <w:contextualSpacing/>
              <w:rPr>
                <w:rFonts w:eastAsia="Times New Roman"/>
                <w:sz w:val="24"/>
              </w:rPr>
            </w:pPr>
            <w:r w:rsidRPr="008D7C5F">
              <w:rPr>
                <w:rFonts w:eastAsia="Times New Roman"/>
                <w:b/>
                <w:sz w:val="24"/>
              </w:rPr>
              <w:t>Security:</w:t>
            </w:r>
            <w:r>
              <w:rPr>
                <w:rFonts w:eastAsia="Times New Roman"/>
                <w:sz w:val="24"/>
              </w:rPr>
              <w:t xml:space="preserve"> 1. </w:t>
            </w:r>
            <w:r w:rsidRPr="00C9372C">
              <w:rPr>
                <w:rFonts w:eastAsia="Times New Roman"/>
                <w:sz w:val="24"/>
              </w:rPr>
              <w:t>Website is secured with the SSL certificate.</w:t>
            </w:r>
            <w:r>
              <w:rPr>
                <w:rFonts w:eastAsia="Times New Roman"/>
                <w:sz w:val="24"/>
              </w:rPr>
              <w:t xml:space="preserve">    2. </w:t>
            </w:r>
            <w:r w:rsidRPr="008D7C5F">
              <w:rPr>
                <w:rFonts w:eastAsia="Times New Roman"/>
                <w:sz w:val="24"/>
              </w:rPr>
              <w:t>System does not allow unauthorized user to log in.</w:t>
            </w:r>
          </w:p>
          <w:p w14:paraId="265CAE7E" w14:textId="77777777" w:rsidR="005E6344" w:rsidRDefault="005E6344" w:rsidP="005C7502">
            <w:pPr>
              <w:widowControl w:val="0"/>
              <w:spacing w:after="0" w:line="240" w:lineRule="auto"/>
              <w:ind w:left="360"/>
              <w:contextualSpacing/>
              <w:rPr>
                <w:rFonts w:eastAsia="Times New Roman"/>
                <w:sz w:val="24"/>
              </w:rPr>
            </w:pPr>
          </w:p>
          <w:p w14:paraId="4C9EE3C0" w14:textId="77777777" w:rsidR="005E6344" w:rsidRPr="00C9372C" w:rsidRDefault="005E6344" w:rsidP="005C7502">
            <w:pPr>
              <w:widowControl w:val="0"/>
              <w:spacing w:after="0" w:line="240" w:lineRule="auto"/>
              <w:ind w:left="360"/>
              <w:contextualSpacing/>
              <w:rPr>
                <w:rFonts w:eastAsia="Times New Roman"/>
                <w:sz w:val="24"/>
              </w:rPr>
            </w:pPr>
            <w:r w:rsidRPr="008D7C5F">
              <w:rPr>
                <w:rFonts w:eastAsia="Times New Roman"/>
                <w:b/>
                <w:sz w:val="24"/>
              </w:rPr>
              <w:t>Availability:</w:t>
            </w:r>
            <w:r>
              <w:rPr>
                <w:rFonts w:eastAsia="Times New Roman"/>
                <w:sz w:val="24"/>
              </w:rPr>
              <w:t xml:space="preserve"> </w:t>
            </w:r>
            <w:r w:rsidRPr="00C9372C">
              <w:rPr>
                <w:rFonts w:eastAsia="Times New Roman"/>
                <w:sz w:val="24"/>
              </w:rPr>
              <w:t>Server must operate all the time.</w:t>
            </w:r>
          </w:p>
          <w:p w14:paraId="06941DA3" w14:textId="77777777" w:rsidR="005E6344" w:rsidRDefault="005E6344" w:rsidP="005C7502">
            <w:pPr>
              <w:widowControl w:val="0"/>
              <w:spacing w:after="0" w:line="240" w:lineRule="auto"/>
              <w:ind w:left="360"/>
              <w:contextualSpacing/>
              <w:rPr>
                <w:rFonts w:eastAsia="Times New Roman"/>
                <w:b/>
                <w:sz w:val="24"/>
              </w:rPr>
            </w:pPr>
          </w:p>
          <w:p w14:paraId="7B41A45E" w14:textId="77777777" w:rsidR="005E6344" w:rsidRPr="00EC7FF2" w:rsidRDefault="005E6344" w:rsidP="005C7502">
            <w:pPr>
              <w:widowControl w:val="0"/>
              <w:spacing w:after="0" w:line="240" w:lineRule="auto"/>
              <w:ind w:left="360"/>
              <w:contextualSpacing/>
              <w:rPr>
                <w:rFonts w:eastAsia="Times New Roman"/>
                <w:sz w:val="24"/>
              </w:rPr>
            </w:pPr>
            <w:r w:rsidRPr="008D7C5F">
              <w:rPr>
                <w:rFonts w:eastAsia="Times New Roman"/>
                <w:b/>
                <w:sz w:val="24"/>
              </w:rPr>
              <w:t>Interoperability:</w:t>
            </w:r>
            <w:r>
              <w:rPr>
                <w:rFonts w:eastAsia="Times New Roman"/>
                <w:sz w:val="24"/>
              </w:rPr>
              <w:t xml:space="preserve"> 1. </w:t>
            </w:r>
            <w:r w:rsidRPr="00C9372C">
              <w:rPr>
                <w:rFonts w:eastAsia="Times New Roman"/>
                <w:sz w:val="24"/>
              </w:rPr>
              <w:t>Website is compatible with every web-browser.</w:t>
            </w:r>
          </w:p>
        </w:tc>
      </w:tr>
    </w:tbl>
    <w:p w14:paraId="113217B0" w14:textId="77777777" w:rsidR="005E6344" w:rsidRDefault="005E6344" w:rsidP="005E6344"/>
    <w:p w14:paraId="49C37588" w14:textId="77777777" w:rsidR="005E6344" w:rsidRDefault="005E6344" w:rsidP="005E6344"/>
    <w:p w14:paraId="6A80BDE4" w14:textId="77777777" w:rsidR="005E6344" w:rsidRDefault="005E6344" w:rsidP="005E6344"/>
    <w:p w14:paraId="6801CBB6" w14:textId="77777777" w:rsidR="005E6344" w:rsidRDefault="005E6344" w:rsidP="005E6344"/>
    <w:p w14:paraId="27F0F6EF" w14:textId="77777777" w:rsidR="005E6344" w:rsidRDefault="005E6344" w:rsidP="005E6344"/>
    <w:p w14:paraId="623E054A" w14:textId="77777777" w:rsidR="005E6344" w:rsidRDefault="005E6344" w:rsidP="005E6344"/>
    <w:p w14:paraId="3E9C2050" w14:textId="77777777" w:rsidR="00681188" w:rsidRPr="00222282" w:rsidRDefault="00681188" w:rsidP="00681188">
      <w:pPr>
        <w:rPr>
          <w:b/>
          <w:sz w:val="24"/>
        </w:rPr>
      </w:pPr>
      <w:r>
        <w:rPr>
          <w:b/>
          <w:sz w:val="24"/>
        </w:rPr>
        <w:t>TABLE 6. Student Enrollment</w:t>
      </w:r>
    </w:p>
    <w:p w14:paraId="005DD941" w14:textId="77777777" w:rsidR="005E6344" w:rsidRDefault="005E6344" w:rsidP="005E6344"/>
    <w:p w14:paraId="2B643F46" w14:textId="77777777" w:rsidR="005E6344" w:rsidRDefault="005E6344" w:rsidP="005E6344">
      <w:pPr>
        <w:rPr>
          <w:b/>
          <w:sz w:val="24"/>
        </w:rPr>
      </w:pPr>
    </w:p>
    <w:tbl>
      <w:tblPr>
        <w:tblpPr w:leftFromText="180" w:rightFromText="180" w:vertAnchor="page" w:horzAnchor="margin" w:tblpY="375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30"/>
        <w:gridCol w:w="6130"/>
      </w:tblGrid>
      <w:tr w:rsidR="005E6344" w14:paraId="34E0F6C5" w14:textId="77777777" w:rsidTr="005C7502">
        <w:tc>
          <w:tcPr>
            <w:tcW w:w="3230" w:type="dxa"/>
            <w:tcMar>
              <w:top w:w="100" w:type="dxa"/>
              <w:left w:w="100" w:type="dxa"/>
              <w:bottom w:w="100" w:type="dxa"/>
              <w:right w:w="100" w:type="dxa"/>
            </w:tcMar>
          </w:tcPr>
          <w:p w14:paraId="3FDC1DCC" w14:textId="77777777" w:rsidR="005E6344" w:rsidRPr="00106A37" w:rsidRDefault="005E6344" w:rsidP="005C7502">
            <w:pPr>
              <w:widowControl w:val="0"/>
              <w:spacing w:line="240" w:lineRule="auto"/>
              <w:rPr>
                <w:b/>
              </w:rPr>
            </w:pPr>
            <w:r w:rsidRPr="00106A37">
              <w:rPr>
                <w:rFonts w:eastAsia="Times New Roman"/>
                <w:b/>
                <w:sz w:val="24"/>
              </w:rPr>
              <w:t>USE CASE NAME</w:t>
            </w:r>
          </w:p>
        </w:tc>
        <w:tc>
          <w:tcPr>
            <w:tcW w:w="6130" w:type="dxa"/>
            <w:tcMar>
              <w:top w:w="100" w:type="dxa"/>
              <w:left w:w="100" w:type="dxa"/>
              <w:bottom w:w="100" w:type="dxa"/>
              <w:right w:w="100" w:type="dxa"/>
            </w:tcMar>
          </w:tcPr>
          <w:p w14:paraId="7A6FFA44" w14:textId="77777777" w:rsidR="005E6344" w:rsidRPr="004237A7" w:rsidRDefault="005E6344" w:rsidP="005E6344">
            <w:pPr>
              <w:pStyle w:val="ListParagraph"/>
              <w:widowControl w:val="0"/>
              <w:numPr>
                <w:ilvl w:val="0"/>
                <w:numId w:val="22"/>
              </w:numPr>
              <w:spacing w:line="240" w:lineRule="auto"/>
              <w:rPr>
                <w:b/>
              </w:rPr>
            </w:pPr>
            <w:r>
              <w:rPr>
                <w:rFonts w:ascii="Times New Roman" w:hAnsi="Times New Roman"/>
                <w:b/>
                <w:sz w:val="24"/>
                <w:szCs w:val="24"/>
              </w:rPr>
              <w:t>Student Enrollment</w:t>
            </w:r>
          </w:p>
        </w:tc>
      </w:tr>
      <w:tr w:rsidR="005E6344" w14:paraId="460B332D" w14:textId="77777777" w:rsidTr="005C7502">
        <w:tc>
          <w:tcPr>
            <w:tcW w:w="3230" w:type="dxa"/>
            <w:tcMar>
              <w:top w:w="100" w:type="dxa"/>
              <w:left w:w="100" w:type="dxa"/>
              <w:bottom w:w="100" w:type="dxa"/>
              <w:right w:w="100" w:type="dxa"/>
            </w:tcMar>
          </w:tcPr>
          <w:p w14:paraId="3567A4FB" w14:textId="77777777" w:rsidR="005E6344" w:rsidRPr="00106A37" w:rsidRDefault="005E6344" w:rsidP="005C7502">
            <w:pPr>
              <w:widowControl w:val="0"/>
              <w:spacing w:line="240" w:lineRule="auto"/>
              <w:rPr>
                <w:b/>
              </w:rPr>
            </w:pPr>
            <w:r w:rsidRPr="00106A37">
              <w:rPr>
                <w:rFonts w:eastAsia="Times New Roman"/>
                <w:b/>
                <w:sz w:val="24"/>
              </w:rPr>
              <w:t>Actors</w:t>
            </w:r>
          </w:p>
        </w:tc>
        <w:tc>
          <w:tcPr>
            <w:tcW w:w="6130" w:type="dxa"/>
            <w:tcMar>
              <w:top w:w="100" w:type="dxa"/>
              <w:left w:w="100" w:type="dxa"/>
              <w:bottom w:w="100" w:type="dxa"/>
              <w:right w:w="100" w:type="dxa"/>
            </w:tcMar>
          </w:tcPr>
          <w:p w14:paraId="6430FA9D" w14:textId="77777777" w:rsidR="005E6344" w:rsidRPr="00BB7205" w:rsidRDefault="005E6344" w:rsidP="005C7502">
            <w:pPr>
              <w:widowControl w:val="0"/>
              <w:spacing w:line="240" w:lineRule="auto"/>
              <w:rPr>
                <w:sz w:val="24"/>
              </w:rPr>
            </w:pPr>
            <w:r>
              <w:rPr>
                <w:sz w:val="24"/>
              </w:rPr>
              <w:t xml:space="preserve">      Student</w:t>
            </w:r>
            <w:r w:rsidRPr="00BB7205">
              <w:rPr>
                <w:sz w:val="24"/>
              </w:rPr>
              <w:t xml:space="preserve"> </w:t>
            </w:r>
          </w:p>
        </w:tc>
      </w:tr>
      <w:tr w:rsidR="005E6344" w14:paraId="76F6E09B" w14:textId="77777777" w:rsidTr="005C7502">
        <w:tc>
          <w:tcPr>
            <w:tcW w:w="3230" w:type="dxa"/>
            <w:tcMar>
              <w:top w:w="100" w:type="dxa"/>
              <w:left w:w="100" w:type="dxa"/>
              <w:bottom w:w="100" w:type="dxa"/>
              <w:right w:w="100" w:type="dxa"/>
            </w:tcMar>
          </w:tcPr>
          <w:p w14:paraId="36B70C88" w14:textId="77777777" w:rsidR="005E6344" w:rsidRPr="00106A37" w:rsidRDefault="005E6344" w:rsidP="005C7502">
            <w:pPr>
              <w:widowControl w:val="0"/>
              <w:spacing w:line="240" w:lineRule="auto"/>
              <w:rPr>
                <w:b/>
              </w:rPr>
            </w:pPr>
            <w:r w:rsidRPr="00106A37">
              <w:rPr>
                <w:rFonts w:eastAsia="Times New Roman"/>
                <w:b/>
                <w:sz w:val="24"/>
              </w:rPr>
              <w:t>Pre-Conditions</w:t>
            </w:r>
          </w:p>
        </w:tc>
        <w:tc>
          <w:tcPr>
            <w:tcW w:w="6130" w:type="dxa"/>
            <w:tcMar>
              <w:top w:w="100" w:type="dxa"/>
              <w:left w:w="100" w:type="dxa"/>
              <w:bottom w:w="100" w:type="dxa"/>
              <w:right w:w="100" w:type="dxa"/>
            </w:tcMar>
          </w:tcPr>
          <w:p w14:paraId="27688650" w14:textId="77777777" w:rsidR="005E6344" w:rsidRDefault="005E6344" w:rsidP="005E6344">
            <w:pPr>
              <w:widowControl w:val="0"/>
              <w:numPr>
                <w:ilvl w:val="0"/>
                <w:numId w:val="41"/>
              </w:numPr>
              <w:spacing w:after="0" w:line="240" w:lineRule="auto"/>
              <w:contextualSpacing/>
              <w:rPr>
                <w:rFonts w:eastAsia="Times New Roman"/>
                <w:sz w:val="24"/>
              </w:rPr>
            </w:pPr>
            <w:r>
              <w:rPr>
                <w:rFonts w:eastAsia="Times New Roman"/>
                <w:sz w:val="24"/>
              </w:rPr>
              <w:t>Student should have reliable internet connection.</w:t>
            </w:r>
          </w:p>
          <w:p w14:paraId="6FF57AC9" w14:textId="77777777" w:rsidR="005E6344" w:rsidRDefault="005E6344" w:rsidP="005E6344">
            <w:pPr>
              <w:widowControl w:val="0"/>
              <w:numPr>
                <w:ilvl w:val="0"/>
                <w:numId w:val="41"/>
              </w:numPr>
              <w:spacing w:after="0" w:line="240" w:lineRule="auto"/>
              <w:contextualSpacing/>
              <w:rPr>
                <w:rFonts w:eastAsia="Times New Roman"/>
                <w:sz w:val="24"/>
              </w:rPr>
            </w:pPr>
            <w:r>
              <w:rPr>
                <w:rFonts w:eastAsia="Times New Roman"/>
                <w:sz w:val="24"/>
              </w:rPr>
              <w:t>The database connection is required.</w:t>
            </w:r>
          </w:p>
          <w:p w14:paraId="3774550D" w14:textId="77777777" w:rsidR="005E6344" w:rsidRDefault="005E6344" w:rsidP="005E6344">
            <w:pPr>
              <w:widowControl w:val="0"/>
              <w:numPr>
                <w:ilvl w:val="0"/>
                <w:numId w:val="41"/>
              </w:numPr>
              <w:spacing w:after="0" w:line="240" w:lineRule="auto"/>
              <w:contextualSpacing/>
              <w:rPr>
                <w:rFonts w:eastAsia="Times New Roman"/>
                <w:sz w:val="24"/>
              </w:rPr>
            </w:pPr>
            <w:r>
              <w:rPr>
                <w:rFonts w:eastAsia="Times New Roman"/>
                <w:sz w:val="24"/>
              </w:rPr>
              <w:t>Students should have already register themselves with system.</w:t>
            </w:r>
          </w:p>
          <w:p w14:paraId="04EF9A16" w14:textId="77777777" w:rsidR="005E6344" w:rsidRPr="00FB20B9" w:rsidRDefault="005E6344" w:rsidP="005E6344">
            <w:pPr>
              <w:widowControl w:val="0"/>
              <w:numPr>
                <w:ilvl w:val="0"/>
                <w:numId w:val="41"/>
              </w:numPr>
              <w:spacing w:after="0" w:line="240" w:lineRule="auto"/>
              <w:contextualSpacing/>
              <w:rPr>
                <w:rFonts w:eastAsia="Times New Roman"/>
                <w:sz w:val="24"/>
              </w:rPr>
            </w:pPr>
            <w:r>
              <w:rPr>
                <w:rFonts w:eastAsia="Times New Roman"/>
                <w:sz w:val="24"/>
              </w:rPr>
              <w:t>Student is logged in during enrollment.</w:t>
            </w:r>
          </w:p>
        </w:tc>
      </w:tr>
      <w:tr w:rsidR="005E6344" w14:paraId="5E2A61C8" w14:textId="77777777" w:rsidTr="005C7502">
        <w:tc>
          <w:tcPr>
            <w:tcW w:w="3230" w:type="dxa"/>
            <w:tcMar>
              <w:top w:w="100" w:type="dxa"/>
              <w:left w:w="100" w:type="dxa"/>
              <w:bottom w:w="100" w:type="dxa"/>
              <w:right w:w="100" w:type="dxa"/>
            </w:tcMar>
          </w:tcPr>
          <w:p w14:paraId="7813975C" w14:textId="77777777" w:rsidR="005E6344" w:rsidRPr="00106A37" w:rsidRDefault="005E6344" w:rsidP="005C7502">
            <w:pPr>
              <w:widowControl w:val="0"/>
              <w:spacing w:line="240" w:lineRule="auto"/>
              <w:rPr>
                <w:b/>
              </w:rPr>
            </w:pPr>
            <w:r w:rsidRPr="00106A37">
              <w:rPr>
                <w:rFonts w:eastAsia="Times New Roman"/>
                <w:b/>
                <w:sz w:val="24"/>
              </w:rPr>
              <w:t>Flow of Control</w:t>
            </w:r>
          </w:p>
        </w:tc>
        <w:tc>
          <w:tcPr>
            <w:tcW w:w="6130" w:type="dxa"/>
            <w:tcMar>
              <w:top w:w="100" w:type="dxa"/>
              <w:left w:w="100" w:type="dxa"/>
              <w:bottom w:w="100" w:type="dxa"/>
              <w:right w:w="100" w:type="dxa"/>
            </w:tcMar>
          </w:tcPr>
          <w:p w14:paraId="22A2AAC5" w14:textId="77777777" w:rsidR="005E6344" w:rsidRDefault="005E6344" w:rsidP="005E6344">
            <w:pPr>
              <w:widowControl w:val="0"/>
              <w:numPr>
                <w:ilvl w:val="0"/>
                <w:numId w:val="42"/>
              </w:numPr>
              <w:spacing w:after="0" w:line="240" w:lineRule="auto"/>
              <w:contextualSpacing/>
              <w:rPr>
                <w:rFonts w:eastAsia="Times New Roman"/>
                <w:sz w:val="24"/>
              </w:rPr>
            </w:pPr>
            <w:r>
              <w:rPr>
                <w:rFonts w:eastAsia="Times New Roman"/>
                <w:sz w:val="24"/>
              </w:rPr>
              <w:t>Student clicks on “Enroll” button.</w:t>
            </w:r>
          </w:p>
          <w:p w14:paraId="557E1544" w14:textId="77777777" w:rsidR="005E6344" w:rsidRDefault="005E6344" w:rsidP="005E6344">
            <w:pPr>
              <w:widowControl w:val="0"/>
              <w:numPr>
                <w:ilvl w:val="0"/>
                <w:numId w:val="42"/>
              </w:numPr>
              <w:spacing w:after="0" w:line="240" w:lineRule="auto"/>
              <w:contextualSpacing/>
              <w:rPr>
                <w:rFonts w:eastAsia="Times New Roman"/>
                <w:sz w:val="24"/>
              </w:rPr>
            </w:pPr>
            <w:r>
              <w:rPr>
                <w:rFonts w:eastAsia="Times New Roman"/>
                <w:sz w:val="24"/>
              </w:rPr>
              <w:t>Student selects the term for which he wants to enroll.</w:t>
            </w:r>
          </w:p>
          <w:p w14:paraId="6102B967" w14:textId="77777777" w:rsidR="005E6344" w:rsidRDefault="005E6344" w:rsidP="005E6344">
            <w:pPr>
              <w:widowControl w:val="0"/>
              <w:numPr>
                <w:ilvl w:val="0"/>
                <w:numId w:val="42"/>
              </w:numPr>
              <w:spacing w:after="0" w:line="240" w:lineRule="auto"/>
              <w:contextualSpacing/>
              <w:rPr>
                <w:rFonts w:eastAsia="Times New Roman"/>
                <w:sz w:val="24"/>
              </w:rPr>
            </w:pPr>
            <w:r>
              <w:rPr>
                <w:rFonts w:eastAsia="Times New Roman"/>
                <w:sz w:val="24"/>
              </w:rPr>
              <w:t>Student selects the course in which he wants to enroll.</w:t>
            </w:r>
          </w:p>
          <w:p w14:paraId="408F8D3E" w14:textId="77777777" w:rsidR="005E6344" w:rsidRPr="00BB7205" w:rsidRDefault="005E6344" w:rsidP="005E6344">
            <w:pPr>
              <w:widowControl w:val="0"/>
              <w:numPr>
                <w:ilvl w:val="0"/>
                <w:numId w:val="42"/>
              </w:numPr>
              <w:spacing w:after="0" w:line="240" w:lineRule="auto"/>
              <w:contextualSpacing/>
              <w:rPr>
                <w:rFonts w:eastAsia="Times New Roman"/>
                <w:sz w:val="24"/>
              </w:rPr>
            </w:pPr>
            <w:r>
              <w:rPr>
                <w:rFonts w:eastAsia="Times New Roman"/>
                <w:sz w:val="24"/>
              </w:rPr>
              <w:t xml:space="preserve">Student clicks on “Enroll” button </w:t>
            </w:r>
          </w:p>
        </w:tc>
      </w:tr>
      <w:tr w:rsidR="005E6344" w14:paraId="25AC9579" w14:textId="77777777" w:rsidTr="005C7502">
        <w:tc>
          <w:tcPr>
            <w:tcW w:w="3230" w:type="dxa"/>
            <w:tcMar>
              <w:top w:w="100" w:type="dxa"/>
              <w:left w:w="100" w:type="dxa"/>
              <w:bottom w:w="100" w:type="dxa"/>
              <w:right w:w="100" w:type="dxa"/>
            </w:tcMar>
          </w:tcPr>
          <w:p w14:paraId="1AF622D4" w14:textId="77777777" w:rsidR="005E6344" w:rsidRPr="00106A37" w:rsidRDefault="005E6344" w:rsidP="005C7502">
            <w:pPr>
              <w:widowControl w:val="0"/>
              <w:spacing w:line="240" w:lineRule="auto"/>
              <w:rPr>
                <w:b/>
              </w:rPr>
            </w:pPr>
            <w:r w:rsidRPr="00106A37">
              <w:rPr>
                <w:rFonts w:eastAsia="Times New Roman"/>
                <w:b/>
                <w:sz w:val="24"/>
              </w:rPr>
              <w:t>Post Conditions</w:t>
            </w:r>
          </w:p>
        </w:tc>
        <w:tc>
          <w:tcPr>
            <w:tcW w:w="6130" w:type="dxa"/>
            <w:tcMar>
              <w:top w:w="100" w:type="dxa"/>
              <w:left w:w="100" w:type="dxa"/>
              <w:bottom w:w="100" w:type="dxa"/>
              <w:right w:w="100" w:type="dxa"/>
            </w:tcMar>
          </w:tcPr>
          <w:p w14:paraId="6FA2EB71" w14:textId="77777777" w:rsidR="005E6344" w:rsidRDefault="005E6344" w:rsidP="005E6344">
            <w:pPr>
              <w:widowControl w:val="0"/>
              <w:numPr>
                <w:ilvl w:val="0"/>
                <w:numId w:val="43"/>
              </w:numPr>
              <w:spacing w:after="0" w:line="240" w:lineRule="auto"/>
              <w:contextualSpacing/>
              <w:rPr>
                <w:rFonts w:eastAsia="Times New Roman"/>
                <w:sz w:val="24"/>
              </w:rPr>
            </w:pPr>
            <w:r>
              <w:rPr>
                <w:rFonts w:eastAsia="Times New Roman"/>
                <w:sz w:val="24"/>
              </w:rPr>
              <w:t>Student will successfully enroll into that particular class.</w:t>
            </w:r>
          </w:p>
          <w:p w14:paraId="582F3261" w14:textId="77777777" w:rsidR="005E6344" w:rsidRPr="00524A30" w:rsidRDefault="005E6344" w:rsidP="005E6344">
            <w:pPr>
              <w:widowControl w:val="0"/>
              <w:numPr>
                <w:ilvl w:val="0"/>
                <w:numId w:val="43"/>
              </w:numPr>
              <w:spacing w:after="0" w:line="240" w:lineRule="auto"/>
              <w:contextualSpacing/>
              <w:rPr>
                <w:rFonts w:eastAsia="Times New Roman"/>
                <w:sz w:val="24"/>
              </w:rPr>
            </w:pPr>
            <w:r>
              <w:rPr>
                <w:rFonts w:eastAsia="Times New Roman"/>
                <w:sz w:val="24"/>
              </w:rPr>
              <w:t>Schedule will be updated</w:t>
            </w:r>
          </w:p>
        </w:tc>
      </w:tr>
      <w:tr w:rsidR="005E6344" w14:paraId="20C52080" w14:textId="77777777" w:rsidTr="005C7502">
        <w:tc>
          <w:tcPr>
            <w:tcW w:w="3230" w:type="dxa"/>
            <w:tcMar>
              <w:top w:w="100" w:type="dxa"/>
              <w:left w:w="100" w:type="dxa"/>
              <w:bottom w:w="100" w:type="dxa"/>
              <w:right w:w="100" w:type="dxa"/>
            </w:tcMar>
          </w:tcPr>
          <w:p w14:paraId="68EEFB73" w14:textId="77777777" w:rsidR="005E6344" w:rsidRPr="00106A37" w:rsidRDefault="005E6344" w:rsidP="005C7502">
            <w:pPr>
              <w:widowControl w:val="0"/>
              <w:spacing w:line="240" w:lineRule="auto"/>
              <w:rPr>
                <w:b/>
              </w:rPr>
            </w:pPr>
            <w:r w:rsidRPr="00106A37">
              <w:rPr>
                <w:rFonts w:eastAsia="Times New Roman"/>
                <w:b/>
                <w:sz w:val="24"/>
              </w:rPr>
              <w:t>Error-Conditions</w:t>
            </w:r>
          </w:p>
        </w:tc>
        <w:tc>
          <w:tcPr>
            <w:tcW w:w="6130" w:type="dxa"/>
            <w:tcMar>
              <w:top w:w="100" w:type="dxa"/>
              <w:left w:w="100" w:type="dxa"/>
              <w:bottom w:w="100" w:type="dxa"/>
              <w:right w:w="100" w:type="dxa"/>
            </w:tcMar>
          </w:tcPr>
          <w:p w14:paraId="33316955" w14:textId="77777777" w:rsidR="005E6344" w:rsidRDefault="005E6344" w:rsidP="005E6344">
            <w:pPr>
              <w:widowControl w:val="0"/>
              <w:numPr>
                <w:ilvl w:val="0"/>
                <w:numId w:val="44"/>
              </w:numPr>
              <w:spacing w:after="0" w:line="240" w:lineRule="auto"/>
              <w:contextualSpacing/>
              <w:rPr>
                <w:rFonts w:eastAsia="Times New Roman"/>
                <w:sz w:val="24"/>
              </w:rPr>
            </w:pPr>
            <w:r>
              <w:rPr>
                <w:rFonts w:eastAsia="Times New Roman"/>
                <w:sz w:val="24"/>
              </w:rPr>
              <w:t>Internet connectivity lost during registration.</w:t>
            </w:r>
          </w:p>
          <w:p w14:paraId="09A2B3B4" w14:textId="77777777" w:rsidR="005E6344" w:rsidRDefault="005E6344" w:rsidP="005E6344">
            <w:pPr>
              <w:widowControl w:val="0"/>
              <w:numPr>
                <w:ilvl w:val="0"/>
                <w:numId w:val="44"/>
              </w:numPr>
              <w:spacing w:after="0" w:line="240" w:lineRule="auto"/>
              <w:contextualSpacing/>
              <w:rPr>
                <w:rFonts w:eastAsia="Times New Roman"/>
                <w:sz w:val="24"/>
              </w:rPr>
            </w:pPr>
            <w:r>
              <w:rPr>
                <w:rFonts w:eastAsia="Times New Roman"/>
                <w:sz w:val="24"/>
              </w:rPr>
              <w:t>Entered information is not in proper format- validation error</w:t>
            </w:r>
            <w:r w:rsidRPr="00524A30">
              <w:rPr>
                <w:rFonts w:eastAsia="Times New Roman"/>
                <w:sz w:val="24"/>
              </w:rPr>
              <w:t>.</w:t>
            </w:r>
            <w:r w:rsidRPr="00C415EE">
              <w:rPr>
                <w:rFonts w:eastAsia="Times New Roman"/>
                <w:sz w:val="24"/>
              </w:rPr>
              <w:t xml:space="preserve"> </w:t>
            </w:r>
          </w:p>
          <w:p w14:paraId="41D4C15B" w14:textId="77777777" w:rsidR="005E6344" w:rsidRDefault="005E6344" w:rsidP="005E6344">
            <w:pPr>
              <w:widowControl w:val="0"/>
              <w:numPr>
                <w:ilvl w:val="0"/>
                <w:numId w:val="44"/>
              </w:numPr>
              <w:spacing w:after="0" w:line="240" w:lineRule="auto"/>
              <w:contextualSpacing/>
              <w:rPr>
                <w:rFonts w:eastAsia="Times New Roman"/>
                <w:sz w:val="24"/>
              </w:rPr>
            </w:pPr>
            <w:r>
              <w:rPr>
                <w:rFonts w:eastAsia="Times New Roman"/>
                <w:sz w:val="24"/>
              </w:rPr>
              <w:t>Violating Course requirement constraint- crossed max limit</w:t>
            </w:r>
          </w:p>
          <w:p w14:paraId="1A0A860B" w14:textId="77777777" w:rsidR="005E6344" w:rsidRPr="00C415EE" w:rsidRDefault="005E6344" w:rsidP="005E6344">
            <w:pPr>
              <w:widowControl w:val="0"/>
              <w:numPr>
                <w:ilvl w:val="0"/>
                <w:numId w:val="44"/>
              </w:numPr>
              <w:spacing w:after="0" w:line="240" w:lineRule="auto"/>
              <w:contextualSpacing/>
              <w:rPr>
                <w:rFonts w:eastAsia="Times New Roman"/>
                <w:sz w:val="24"/>
              </w:rPr>
            </w:pPr>
            <w:r>
              <w:rPr>
                <w:rFonts w:eastAsia="Times New Roman"/>
                <w:sz w:val="24"/>
              </w:rPr>
              <w:t>Class limit exceeded.</w:t>
            </w:r>
          </w:p>
        </w:tc>
      </w:tr>
      <w:tr w:rsidR="005E6344" w14:paraId="0A288CB1" w14:textId="77777777" w:rsidTr="005C7502">
        <w:tc>
          <w:tcPr>
            <w:tcW w:w="3230" w:type="dxa"/>
            <w:tcMar>
              <w:top w:w="100" w:type="dxa"/>
              <w:left w:w="100" w:type="dxa"/>
              <w:bottom w:w="100" w:type="dxa"/>
              <w:right w:w="100" w:type="dxa"/>
            </w:tcMar>
          </w:tcPr>
          <w:p w14:paraId="457C936F" w14:textId="77777777" w:rsidR="005E6344" w:rsidRPr="00106A37" w:rsidRDefault="005E6344" w:rsidP="005C7502">
            <w:pPr>
              <w:widowControl w:val="0"/>
              <w:spacing w:line="240" w:lineRule="auto"/>
              <w:rPr>
                <w:rFonts w:eastAsia="Times New Roman"/>
                <w:b/>
                <w:sz w:val="24"/>
              </w:rPr>
            </w:pPr>
            <w:r>
              <w:rPr>
                <w:rFonts w:eastAsia="Times New Roman"/>
                <w:b/>
                <w:sz w:val="24"/>
              </w:rPr>
              <w:t>Non-Functional Requirement</w:t>
            </w:r>
          </w:p>
        </w:tc>
        <w:tc>
          <w:tcPr>
            <w:tcW w:w="6130" w:type="dxa"/>
            <w:tcMar>
              <w:top w:w="100" w:type="dxa"/>
              <w:left w:w="100" w:type="dxa"/>
              <w:bottom w:w="100" w:type="dxa"/>
              <w:right w:w="100" w:type="dxa"/>
            </w:tcMar>
          </w:tcPr>
          <w:p w14:paraId="5730E75C" w14:textId="77777777" w:rsidR="005E6344" w:rsidRPr="00E17A6F" w:rsidRDefault="005E6344" w:rsidP="005E6344">
            <w:pPr>
              <w:widowControl w:val="0"/>
              <w:numPr>
                <w:ilvl w:val="0"/>
                <w:numId w:val="45"/>
              </w:numPr>
              <w:spacing w:after="0" w:line="240" w:lineRule="auto"/>
              <w:contextualSpacing/>
              <w:rPr>
                <w:rFonts w:eastAsia="Times New Roman"/>
                <w:sz w:val="24"/>
              </w:rPr>
            </w:pPr>
            <w:r w:rsidRPr="006D52EB">
              <w:rPr>
                <w:rFonts w:eastAsia="Times New Roman"/>
                <w:b/>
                <w:sz w:val="24"/>
              </w:rPr>
              <w:t xml:space="preserve">Performance: </w:t>
            </w:r>
            <w:r>
              <w:rPr>
                <w:rFonts w:eastAsia="Times New Roman"/>
                <w:sz w:val="24"/>
              </w:rPr>
              <w:t>Response time of the Schedule change should be 5ms.</w:t>
            </w:r>
          </w:p>
        </w:tc>
      </w:tr>
    </w:tbl>
    <w:p w14:paraId="27EA06C7" w14:textId="77777777" w:rsidR="005E6344" w:rsidRDefault="005E6344" w:rsidP="005E6344"/>
    <w:p w14:paraId="5812C6A6" w14:textId="77777777" w:rsidR="005E6344" w:rsidRDefault="005E6344" w:rsidP="005E6344"/>
    <w:p w14:paraId="635BBDA5" w14:textId="77777777" w:rsidR="005E6344" w:rsidRDefault="005E6344" w:rsidP="005E6344"/>
    <w:p w14:paraId="51875FFF" w14:textId="77777777" w:rsidR="005E6344" w:rsidRDefault="005E6344" w:rsidP="005E6344"/>
    <w:p w14:paraId="517A998B" w14:textId="77777777" w:rsidR="005E6344" w:rsidRDefault="005E6344" w:rsidP="005E6344"/>
    <w:p w14:paraId="67615684" w14:textId="77777777" w:rsidR="005E6344" w:rsidRDefault="005E6344" w:rsidP="005E6344"/>
    <w:p w14:paraId="1C40EACF" w14:textId="77777777" w:rsidR="005E6344" w:rsidRDefault="005E6344" w:rsidP="005E6344"/>
    <w:p w14:paraId="017CCD69" w14:textId="77777777" w:rsidR="005E6344" w:rsidRDefault="005E6344" w:rsidP="005E6344"/>
    <w:p w14:paraId="2BE0F031" w14:textId="77777777" w:rsidR="005E6344" w:rsidRDefault="005E6344" w:rsidP="005E6344">
      <w:pPr>
        <w:rPr>
          <w:b/>
          <w:sz w:val="24"/>
        </w:rPr>
      </w:pPr>
    </w:p>
    <w:p w14:paraId="5DAA9BD5" w14:textId="77777777" w:rsidR="00681188" w:rsidRDefault="00681188" w:rsidP="00681188">
      <w:pPr>
        <w:rPr>
          <w:b/>
          <w:sz w:val="24"/>
        </w:rPr>
      </w:pPr>
      <w:r>
        <w:rPr>
          <w:b/>
          <w:sz w:val="24"/>
        </w:rPr>
        <w:t>TABLE 7. Student Drop the Course</w:t>
      </w:r>
    </w:p>
    <w:p w14:paraId="6F6B405F" w14:textId="77777777" w:rsidR="005E6344" w:rsidRDefault="005E6344" w:rsidP="005E6344">
      <w:pPr>
        <w:rPr>
          <w:b/>
          <w:sz w:val="24"/>
        </w:rPr>
      </w:pPr>
    </w:p>
    <w:p w14:paraId="0091672D" w14:textId="77777777" w:rsidR="005E6344" w:rsidRDefault="005E6344" w:rsidP="005E6344">
      <w:pPr>
        <w:rPr>
          <w:b/>
          <w:sz w:val="24"/>
        </w:rPr>
      </w:pPr>
    </w:p>
    <w:tbl>
      <w:tblPr>
        <w:tblpPr w:leftFromText="180" w:rightFromText="180" w:vertAnchor="page" w:horzAnchor="margin" w:tblpY="435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30"/>
        <w:gridCol w:w="6130"/>
      </w:tblGrid>
      <w:tr w:rsidR="005E6344" w14:paraId="2437D14A" w14:textId="77777777" w:rsidTr="005C7502">
        <w:tc>
          <w:tcPr>
            <w:tcW w:w="3230" w:type="dxa"/>
            <w:tcMar>
              <w:top w:w="100" w:type="dxa"/>
              <w:left w:w="100" w:type="dxa"/>
              <w:bottom w:w="100" w:type="dxa"/>
              <w:right w:w="100" w:type="dxa"/>
            </w:tcMar>
          </w:tcPr>
          <w:p w14:paraId="652FDF5E" w14:textId="77777777" w:rsidR="005E6344" w:rsidRPr="00106A37" w:rsidRDefault="005E6344" w:rsidP="005C7502">
            <w:pPr>
              <w:widowControl w:val="0"/>
              <w:spacing w:line="240" w:lineRule="auto"/>
              <w:rPr>
                <w:b/>
              </w:rPr>
            </w:pPr>
            <w:r w:rsidRPr="00106A37">
              <w:rPr>
                <w:rFonts w:eastAsia="Times New Roman"/>
                <w:b/>
                <w:sz w:val="24"/>
              </w:rPr>
              <w:t>USE CASE NAME</w:t>
            </w:r>
          </w:p>
        </w:tc>
        <w:tc>
          <w:tcPr>
            <w:tcW w:w="6130" w:type="dxa"/>
            <w:tcMar>
              <w:top w:w="100" w:type="dxa"/>
              <w:left w:w="100" w:type="dxa"/>
              <w:bottom w:w="100" w:type="dxa"/>
              <w:right w:w="100" w:type="dxa"/>
            </w:tcMar>
          </w:tcPr>
          <w:p w14:paraId="789917ED" w14:textId="77777777" w:rsidR="005E6344" w:rsidRPr="004237A7" w:rsidRDefault="005E6344" w:rsidP="005E6344">
            <w:pPr>
              <w:pStyle w:val="ListParagraph"/>
              <w:widowControl w:val="0"/>
              <w:numPr>
                <w:ilvl w:val="0"/>
                <w:numId w:val="22"/>
              </w:numPr>
              <w:spacing w:line="240" w:lineRule="auto"/>
              <w:rPr>
                <w:b/>
              </w:rPr>
            </w:pPr>
            <w:r>
              <w:rPr>
                <w:rFonts w:ascii="Times New Roman" w:hAnsi="Times New Roman"/>
                <w:b/>
                <w:sz w:val="24"/>
                <w:szCs w:val="24"/>
              </w:rPr>
              <w:t>Student Drop the course</w:t>
            </w:r>
          </w:p>
        </w:tc>
      </w:tr>
      <w:tr w:rsidR="005E6344" w14:paraId="71712A2F" w14:textId="77777777" w:rsidTr="005C7502">
        <w:tc>
          <w:tcPr>
            <w:tcW w:w="3230" w:type="dxa"/>
            <w:tcMar>
              <w:top w:w="100" w:type="dxa"/>
              <w:left w:w="100" w:type="dxa"/>
              <w:bottom w:w="100" w:type="dxa"/>
              <w:right w:w="100" w:type="dxa"/>
            </w:tcMar>
          </w:tcPr>
          <w:p w14:paraId="0C64D6D5" w14:textId="77777777" w:rsidR="005E6344" w:rsidRPr="00106A37" w:rsidRDefault="005E6344" w:rsidP="005C7502">
            <w:pPr>
              <w:widowControl w:val="0"/>
              <w:spacing w:line="240" w:lineRule="auto"/>
              <w:rPr>
                <w:b/>
              </w:rPr>
            </w:pPr>
            <w:r w:rsidRPr="00106A37">
              <w:rPr>
                <w:rFonts w:eastAsia="Times New Roman"/>
                <w:b/>
                <w:sz w:val="24"/>
              </w:rPr>
              <w:t>Actors</w:t>
            </w:r>
          </w:p>
        </w:tc>
        <w:tc>
          <w:tcPr>
            <w:tcW w:w="6130" w:type="dxa"/>
            <w:tcMar>
              <w:top w:w="100" w:type="dxa"/>
              <w:left w:w="100" w:type="dxa"/>
              <w:bottom w:w="100" w:type="dxa"/>
              <w:right w:w="100" w:type="dxa"/>
            </w:tcMar>
          </w:tcPr>
          <w:p w14:paraId="13925FC8" w14:textId="77777777" w:rsidR="005E6344" w:rsidRPr="00BB7205" w:rsidRDefault="005E6344" w:rsidP="005C7502">
            <w:pPr>
              <w:widowControl w:val="0"/>
              <w:spacing w:line="240" w:lineRule="auto"/>
              <w:rPr>
                <w:sz w:val="24"/>
              </w:rPr>
            </w:pPr>
            <w:r>
              <w:rPr>
                <w:sz w:val="24"/>
              </w:rPr>
              <w:t xml:space="preserve">      Student</w:t>
            </w:r>
            <w:r w:rsidRPr="00BB7205">
              <w:rPr>
                <w:sz w:val="24"/>
              </w:rPr>
              <w:t xml:space="preserve"> </w:t>
            </w:r>
          </w:p>
        </w:tc>
      </w:tr>
      <w:tr w:rsidR="005E6344" w14:paraId="0F7CB860" w14:textId="77777777" w:rsidTr="005C7502">
        <w:tc>
          <w:tcPr>
            <w:tcW w:w="3230" w:type="dxa"/>
            <w:tcMar>
              <w:top w:w="100" w:type="dxa"/>
              <w:left w:w="100" w:type="dxa"/>
              <w:bottom w:w="100" w:type="dxa"/>
              <w:right w:w="100" w:type="dxa"/>
            </w:tcMar>
          </w:tcPr>
          <w:p w14:paraId="1D6C4590" w14:textId="77777777" w:rsidR="005E6344" w:rsidRPr="00106A37" w:rsidRDefault="005E6344" w:rsidP="005C7502">
            <w:pPr>
              <w:widowControl w:val="0"/>
              <w:spacing w:line="240" w:lineRule="auto"/>
              <w:rPr>
                <w:b/>
              </w:rPr>
            </w:pPr>
            <w:r w:rsidRPr="00106A37">
              <w:rPr>
                <w:rFonts w:eastAsia="Times New Roman"/>
                <w:b/>
                <w:sz w:val="24"/>
              </w:rPr>
              <w:t>Pre-Conditions</w:t>
            </w:r>
          </w:p>
        </w:tc>
        <w:tc>
          <w:tcPr>
            <w:tcW w:w="6130" w:type="dxa"/>
            <w:tcMar>
              <w:top w:w="100" w:type="dxa"/>
              <w:left w:w="100" w:type="dxa"/>
              <w:bottom w:w="100" w:type="dxa"/>
              <w:right w:w="100" w:type="dxa"/>
            </w:tcMar>
          </w:tcPr>
          <w:p w14:paraId="5DB55BC9" w14:textId="77777777" w:rsidR="005E6344" w:rsidRDefault="005E6344" w:rsidP="005E6344">
            <w:pPr>
              <w:widowControl w:val="0"/>
              <w:numPr>
                <w:ilvl w:val="0"/>
                <w:numId w:val="46"/>
              </w:numPr>
              <w:spacing w:after="0" w:line="240" w:lineRule="auto"/>
              <w:contextualSpacing/>
              <w:rPr>
                <w:rFonts w:eastAsia="Times New Roman"/>
                <w:sz w:val="24"/>
              </w:rPr>
            </w:pPr>
            <w:r>
              <w:rPr>
                <w:rFonts w:eastAsia="Times New Roman"/>
                <w:sz w:val="24"/>
              </w:rPr>
              <w:t>Student should have reliable internet connection.</w:t>
            </w:r>
          </w:p>
          <w:p w14:paraId="118F09E3" w14:textId="77777777" w:rsidR="005E6344" w:rsidRDefault="005E6344" w:rsidP="005E6344">
            <w:pPr>
              <w:widowControl w:val="0"/>
              <w:numPr>
                <w:ilvl w:val="0"/>
                <w:numId w:val="46"/>
              </w:numPr>
              <w:spacing w:after="0" w:line="240" w:lineRule="auto"/>
              <w:contextualSpacing/>
              <w:rPr>
                <w:rFonts w:eastAsia="Times New Roman"/>
                <w:sz w:val="24"/>
              </w:rPr>
            </w:pPr>
            <w:r>
              <w:rPr>
                <w:rFonts w:eastAsia="Times New Roman"/>
                <w:sz w:val="24"/>
              </w:rPr>
              <w:t>The database connection is required.</w:t>
            </w:r>
          </w:p>
          <w:p w14:paraId="377AF11A" w14:textId="77777777" w:rsidR="005E6344" w:rsidRDefault="005E6344" w:rsidP="005E6344">
            <w:pPr>
              <w:widowControl w:val="0"/>
              <w:numPr>
                <w:ilvl w:val="0"/>
                <w:numId w:val="46"/>
              </w:numPr>
              <w:spacing w:after="0" w:line="240" w:lineRule="auto"/>
              <w:contextualSpacing/>
              <w:rPr>
                <w:rFonts w:eastAsia="Times New Roman"/>
                <w:sz w:val="24"/>
              </w:rPr>
            </w:pPr>
            <w:r>
              <w:rPr>
                <w:rFonts w:eastAsia="Times New Roman"/>
                <w:sz w:val="24"/>
              </w:rPr>
              <w:t>Students should have already register themselves with system.</w:t>
            </w:r>
          </w:p>
          <w:p w14:paraId="02804FA9" w14:textId="77777777" w:rsidR="005E6344" w:rsidRPr="00FB20B9" w:rsidRDefault="005E6344" w:rsidP="005E6344">
            <w:pPr>
              <w:widowControl w:val="0"/>
              <w:numPr>
                <w:ilvl w:val="0"/>
                <w:numId w:val="46"/>
              </w:numPr>
              <w:spacing w:after="0" w:line="240" w:lineRule="auto"/>
              <w:contextualSpacing/>
              <w:rPr>
                <w:rFonts w:eastAsia="Times New Roman"/>
                <w:sz w:val="24"/>
              </w:rPr>
            </w:pPr>
            <w:r>
              <w:rPr>
                <w:rFonts w:eastAsia="Times New Roman"/>
                <w:sz w:val="24"/>
              </w:rPr>
              <w:t>Student is logged in during enrollment.</w:t>
            </w:r>
          </w:p>
        </w:tc>
      </w:tr>
      <w:tr w:rsidR="005E6344" w14:paraId="0D6FA086" w14:textId="77777777" w:rsidTr="005C7502">
        <w:tc>
          <w:tcPr>
            <w:tcW w:w="3230" w:type="dxa"/>
            <w:tcMar>
              <w:top w:w="100" w:type="dxa"/>
              <w:left w:w="100" w:type="dxa"/>
              <w:bottom w:w="100" w:type="dxa"/>
              <w:right w:w="100" w:type="dxa"/>
            </w:tcMar>
          </w:tcPr>
          <w:p w14:paraId="3EB9F446" w14:textId="77777777" w:rsidR="005E6344" w:rsidRPr="00106A37" w:rsidRDefault="005E6344" w:rsidP="005C7502">
            <w:pPr>
              <w:widowControl w:val="0"/>
              <w:spacing w:line="240" w:lineRule="auto"/>
              <w:rPr>
                <w:b/>
              </w:rPr>
            </w:pPr>
            <w:r w:rsidRPr="00106A37">
              <w:rPr>
                <w:rFonts w:eastAsia="Times New Roman"/>
                <w:b/>
                <w:sz w:val="24"/>
              </w:rPr>
              <w:t>Flow of Control</w:t>
            </w:r>
          </w:p>
        </w:tc>
        <w:tc>
          <w:tcPr>
            <w:tcW w:w="6130" w:type="dxa"/>
            <w:tcMar>
              <w:top w:w="100" w:type="dxa"/>
              <w:left w:w="100" w:type="dxa"/>
              <w:bottom w:w="100" w:type="dxa"/>
              <w:right w:w="100" w:type="dxa"/>
            </w:tcMar>
          </w:tcPr>
          <w:p w14:paraId="7EDCF126" w14:textId="77777777" w:rsidR="005E6344" w:rsidRDefault="005E6344" w:rsidP="005E6344">
            <w:pPr>
              <w:widowControl w:val="0"/>
              <w:numPr>
                <w:ilvl w:val="0"/>
                <w:numId w:val="47"/>
              </w:numPr>
              <w:spacing w:after="0" w:line="240" w:lineRule="auto"/>
              <w:contextualSpacing/>
              <w:rPr>
                <w:rFonts w:eastAsia="Times New Roman"/>
                <w:sz w:val="24"/>
              </w:rPr>
            </w:pPr>
            <w:r>
              <w:rPr>
                <w:rFonts w:eastAsia="Times New Roman"/>
                <w:sz w:val="24"/>
              </w:rPr>
              <w:t>Student selects the “Drop Course” option.</w:t>
            </w:r>
          </w:p>
          <w:p w14:paraId="7D1C4932" w14:textId="77777777" w:rsidR="005E6344" w:rsidRDefault="005E6344" w:rsidP="005E6344">
            <w:pPr>
              <w:widowControl w:val="0"/>
              <w:numPr>
                <w:ilvl w:val="0"/>
                <w:numId w:val="47"/>
              </w:numPr>
              <w:spacing w:after="0" w:line="240" w:lineRule="auto"/>
              <w:contextualSpacing/>
              <w:rPr>
                <w:rFonts w:eastAsia="Times New Roman"/>
                <w:sz w:val="24"/>
              </w:rPr>
            </w:pPr>
            <w:r>
              <w:rPr>
                <w:rFonts w:eastAsia="Times New Roman"/>
                <w:sz w:val="24"/>
              </w:rPr>
              <w:t>Student selects the course which he wants to drop.</w:t>
            </w:r>
          </w:p>
          <w:p w14:paraId="4130EFE3" w14:textId="77777777" w:rsidR="005E6344" w:rsidRPr="00BB7205" w:rsidRDefault="005E6344" w:rsidP="005E6344">
            <w:pPr>
              <w:widowControl w:val="0"/>
              <w:numPr>
                <w:ilvl w:val="0"/>
                <w:numId w:val="47"/>
              </w:numPr>
              <w:spacing w:after="0" w:line="240" w:lineRule="auto"/>
              <w:contextualSpacing/>
              <w:rPr>
                <w:rFonts w:eastAsia="Times New Roman"/>
                <w:sz w:val="24"/>
              </w:rPr>
            </w:pPr>
            <w:r>
              <w:rPr>
                <w:rFonts w:eastAsia="Times New Roman"/>
                <w:sz w:val="24"/>
              </w:rPr>
              <w:t xml:space="preserve">Student clicks on “finish dropping” button </w:t>
            </w:r>
          </w:p>
        </w:tc>
      </w:tr>
      <w:tr w:rsidR="005E6344" w14:paraId="5CDDFEB9" w14:textId="77777777" w:rsidTr="005C7502">
        <w:tc>
          <w:tcPr>
            <w:tcW w:w="3230" w:type="dxa"/>
            <w:tcMar>
              <w:top w:w="100" w:type="dxa"/>
              <w:left w:w="100" w:type="dxa"/>
              <w:bottom w:w="100" w:type="dxa"/>
              <w:right w:w="100" w:type="dxa"/>
            </w:tcMar>
          </w:tcPr>
          <w:p w14:paraId="0E6DEBFB" w14:textId="77777777" w:rsidR="005E6344" w:rsidRPr="00106A37" w:rsidRDefault="005E6344" w:rsidP="005C7502">
            <w:pPr>
              <w:widowControl w:val="0"/>
              <w:spacing w:line="240" w:lineRule="auto"/>
              <w:rPr>
                <w:b/>
              </w:rPr>
            </w:pPr>
            <w:r w:rsidRPr="00106A37">
              <w:rPr>
                <w:rFonts w:eastAsia="Times New Roman"/>
                <w:b/>
                <w:sz w:val="24"/>
              </w:rPr>
              <w:t>Post Conditions</w:t>
            </w:r>
          </w:p>
        </w:tc>
        <w:tc>
          <w:tcPr>
            <w:tcW w:w="6130" w:type="dxa"/>
            <w:tcMar>
              <w:top w:w="100" w:type="dxa"/>
              <w:left w:w="100" w:type="dxa"/>
              <w:bottom w:w="100" w:type="dxa"/>
              <w:right w:w="100" w:type="dxa"/>
            </w:tcMar>
          </w:tcPr>
          <w:p w14:paraId="2A02B19C" w14:textId="77777777" w:rsidR="005E6344" w:rsidRDefault="005E6344" w:rsidP="005E6344">
            <w:pPr>
              <w:widowControl w:val="0"/>
              <w:numPr>
                <w:ilvl w:val="0"/>
                <w:numId w:val="48"/>
              </w:numPr>
              <w:spacing w:after="0" w:line="240" w:lineRule="auto"/>
              <w:contextualSpacing/>
              <w:rPr>
                <w:rFonts w:eastAsia="Times New Roman"/>
                <w:sz w:val="24"/>
              </w:rPr>
            </w:pPr>
            <w:r>
              <w:rPr>
                <w:rFonts w:eastAsia="Times New Roman"/>
                <w:sz w:val="24"/>
              </w:rPr>
              <w:t>Student will successfully drop particular subject.</w:t>
            </w:r>
          </w:p>
          <w:p w14:paraId="446474B4" w14:textId="77777777" w:rsidR="005E6344" w:rsidRPr="00524A30" w:rsidRDefault="005E6344" w:rsidP="005E6344">
            <w:pPr>
              <w:widowControl w:val="0"/>
              <w:numPr>
                <w:ilvl w:val="0"/>
                <w:numId w:val="48"/>
              </w:numPr>
              <w:spacing w:after="0" w:line="240" w:lineRule="auto"/>
              <w:contextualSpacing/>
              <w:rPr>
                <w:rFonts w:eastAsia="Times New Roman"/>
                <w:sz w:val="24"/>
              </w:rPr>
            </w:pPr>
            <w:r>
              <w:rPr>
                <w:rFonts w:eastAsia="Times New Roman"/>
                <w:sz w:val="24"/>
              </w:rPr>
              <w:t>Schedule will be updated.</w:t>
            </w:r>
          </w:p>
        </w:tc>
      </w:tr>
      <w:tr w:rsidR="005E6344" w14:paraId="25754D46" w14:textId="77777777" w:rsidTr="005C7502">
        <w:tc>
          <w:tcPr>
            <w:tcW w:w="3230" w:type="dxa"/>
            <w:tcMar>
              <w:top w:w="100" w:type="dxa"/>
              <w:left w:w="100" w:type="dxa"/>
              <w:bottom w:w="100" w:type="dxa"/>
              <w:right w:w="100" w:type="dxa"/>
            </w:tcMar>
          </w:tcPr>
          <w:p w14:paraId="4B81D72C" w14:textId="77777777" w:rsidR="005E6344" w:rsidRPr="00106A37" w:rsidRDefault="005E6344" w:rsidP="005C7502">
            <w:pPr>
              <w:widowControl w:val="0"/>
              <w:spacing w:line="240" w:lineRule="auto"/>
              <w:rPr>
                <w:b/>
              </w:rPr>
            </w:pPr>
            <w:r w:rsidRPr="00106A37">
              <w:rPr>
                <w:rFonts w:eastAsia="Times New Roman"/>
                <w:b/>
                <w:sz w:val="24"/>
              </w:rPr>
              <w:t>Error-Conditions</w:t>
            </w:r>
          </w:p>
        </w:tc>
        <w:tc>
          <w:tcPr>
            <w:tcW w:w="6130" w:type="dxa"/>
            <w:tcMar>
              <w:top w:w="100" w:type="dxa"/>
              <w:left w:w="100" w:type="dxa"/>
              <w:bottom w:w="100" w:type="dxa"/>
              <w:right w:w="100" w:type="dxa"/>
            </w:tcMar>
          </w:tcPr>
          <w:p w14:paraId="4F289644" w14:textId="77777777" w:rsidR="005E6344" w:rsidRDefault="005E6344" w:rsidP="005E6344">
            <w:pPr>
              <w:widowControl w:val="0"/>
              <w:numPr>
                <w:ilvl w:val="0"/>
                <w:numId w:val="49"/>
              </w:numPr>
              <w:spacing w:after="0" w:line="240" w:lineRule="auto"/>
              <w:contextualSpacing/>
              <w:rPr>
                <w:rFonts w:eastAsia="Times New Roman"/>
                <w:sz w:val="24"/>
              </w:rPr>
            </w:pPr>
            <w:r>
              <w:rPr>
                <w:rFonts w:eastAsia="Times New Roman"/>
                <w:sz w:val="24"/>
              </w:rPr>
              <w:t>Internet connectivity lost during registration.</w:t>
            </w:r>
          </w:p>
          <w:p w14:paraId="63197C07" w14:textId="77777777" w:rsidR="005E6344" w:rsidRDefault="005E6344" w:rsidP="005E6344">
            <w:pPr>
              <w:widowControl w:val="0"/>
              <w:numPr>
                <w:ilvl w:val="0"/>
                <w:numId w:val="49"/>
              </w:numPr>
              <w:spacing w:after="0" w:line="240" w:lineRule="auto"/>
              <w:contextualSpacing/>
              <w:rPr>
                <w:rFonts w:eastAsia="Times New Roman"/>
                <w:sz w:val="24"/>
              </w:rPr>
            </w:pPr>
            <w:r>
              <w:rPr>
                <w:rFonts w:eastAsia="Times New Roman"/>
                <w:sz w:val="24"/>
              </w:rPr>
              <w:t>Entered information is not in proper format- validation error</w:t>
            </w:r>
            <w:r w:rsidRPr="00524A30">
              <w:rPr>
                <w:rFonts w:eastAsia="Times New Roman"/>
                <w:sz w:val="24"/>
              </w:rPr>
              <w:t>.</w:t>
            </w:r>
            <w:r w:rsidRPr="00C415EE">
              <w:rPr>
                <w:rFonts w:eastAsia="Times New Roman"/>
                <w:sz w:val="24"/>
              </w:rPr>
              <w:t xml:space="preserve"> </w:t>
            </w:r>
          </w:p>
          <w:p w14:paraId="63B803C3" w14:textId="77777777" w:rsidR="005E6344" w:rsidRPr="00C415EE" w:rsidRDefault="005E6344" w:rsidP="005E6344">
            <w:pPr>
              <w:widowControl w:val="0"/>
              <w:numPr>
                <w:ilvl w:val="0"/>
                <w:numId w:val="49"/>
              </w:numPr>
              <w:spacing w:after="0" w:line="240" w:lineRule="auto"/>
              <w:contextualSpacing/>
              <w:rPr>
                <w:rFonts w:eastAsia="Times New Roman"/>
                <w:sz w:val="24"/>
              </w:rPr>
            </w:pPr>
            <w:r>
              <w:rPr>
                <w:rFonts w:eastAsia="Times New Roman"/>
                <w:sz w:val="24"/>
              </w:rPr>
              <w:t>Deadline of dropping class has been gone.</w:t>
            </w:r>
          </w:p>
        </w:tc>
      </w:tr>
      <w:tr w:rsidR="005E6344" w14:paraId="3B09CC50" w14:textId="77777777" w:rsidTr="005C7502">
        <w:tc>
          <w:tcPr>
            <w:tcW w:w="3230" w:type="dxa"/>
            <w:tcMar>
              <w:top w:w="100" w:type="dxa"/>
              <w:left w:w="100" w:type="dxa"/>
              <w:bottom w:w="100" w:type="dxa"/>
              <w:right w:w="100" w:type="dxa"/>
            </w:tcMar>
          </w:tcPr>
          <w:p w14:paraId="20222C75" w14:textId="77777777" w:rsidR="005E6344" w:rsidRPr="00106A37" w:rsidRDefault="005E6344" w:rsidP="005C7502">
            <w:pPr>
              <w:widowControl w:val="0"/>
              <w:spacing w:line="240" w:lineRule="auto"/>
              <w:rPr>
                <w:rFonts w:eastAsia="Times New Roman"/>
                <w:b/>
                <w:sz w:val="24"/>
              </w:rPr>
            </w:pPr>
            <w:r>
              <w:rPr>
                <w:rFonts w:eastAsia="Times New Roman"/>
                <w:b/>
                <w:sz w:val="24"/>
              </w:rPr>
              <w:t>Non-Functional Requirement</w:t>
            </w:r>
          </w:p>
        </w:tc>
        <w:tc>
          <w:tcPr>
            <w:tcW w:w="6130" w:type="dxa"/>
            <w:tcMar>
              <w:top w:w="100" w:type="dxa"/>
              <w:left w:w="100" w:type="dxa"/>
              <w:bottom w:w="100" w:type="dxa"/>
              <w:right w:w="100" w:type="dxa"/>
            </w:tcMar>
          </w:tcPr>
          <w:p w14:paraId="5A10368E" w14:textId="77777777" w:rsidR="005E6344" w:rsidRPr="000B3E0B" w:rsidRDefault="005E6344" w:rsidP="005E6344">
            <w:pPr>
              <w:widowControl w:val="0"/>
              <w:numPr>
                <w:ilvl w:val="0"/>
                <w:numId w:val="98"/>
              </w:numPr>
              <w:spacing w:after="0" w:line="240" w:lineRule="auto"/>
              <w:contextualSpacing/>
              <w:rPr>
                <w:rFonts w:eastAsia="Times New Roman"/>
                <w:sz w:val="24"/>
              </w:rPr>
            </w:pPr>
            <w:r w:rsidRPr="006D52EB">
              <w:rPr>
                <w:rFonts w:eastAsia="Times New Roman"/>
                <w:b/>
                <w:sz w:val="24"/>
              </w:rPr>
              <w:t>Performance:</w:t>
            </w:r>
            <w:r>
              <w:rPr>
                <w:rFonts w:eastAsia="Times New Roman"/>
                <w:b/>
                <w:sz w:val="24"/>
              </w:rPr>
              <w:t xml:space="preserve"> </w:t>
            </w:r>
            <w:r>
              <w:rPr>
                <w:rFonts w:eastAsia="Times New Roman"/>
                <w:sz w:val="24"/>
              </w:rPr>
              <w:t>Response time of the Schedule change should be 5ms.</w:t>
            </w:r>
          </w:p>
        </w:tc>
      </w:tr>
    </w:tbl>
    <w:p w14:paraId="6D7177A6" w14:textId="77777777" w:rsidR="005E6344" w:rsidRDefault="005E6344" w:rsidP="005E6344"/>
    <w:p w14:paraId="3508039C" w14:textId="77777777" w:rsidR="005E6344" w:rsidRDefault="005E6344" w:rsidP="005E6344"/>
    <w:p w14:paraId="0F7F3C3C" w14:textId="77777777" w:rsidR="005E6344" w:rsidRDefault="005E6344" w:rsidP="005E6344"/>
    <w:p w14:paraId="1F3684FE" w14:textId="77777777" w:rsidR="005E6344" w:rsidRDefault="005E6344" w:rsidP="005E6344"/>
    <w:p w14:paraId="0998CAC9" w14:textId="77777777" w:rsidR="005E6344" w:rsidRDefault="005E6344" w:rsidP="005E6344"/>
    <w:p w14:paraId="45A83193" w14:textId="77777777" w:rsidR="005E6344" w:rsidRDefault="005E6344" w:rsidP="005E6344"/>
    <w:p w14:paraId="6082A2DA" w14:textId="77777777" w:rsidR="005E6344" w:rsidRDefault="005E6344" w:rsidP="005E6344"/>
    <w:p w14:paraId="0EAE65DB" w14:textId="77777777" w:rsidR="005E6344" w:rsidRDefault="005E6344" w:rsidP="005E6344"/>
    <w:p w14:paraId="5386422C" w14:textId="77777777" w:rsidR="005E6344" w:rsidRDefault="005E6344" w:rsidP="005E6344"/>
    <w:p w14:paraId="756ACC4C" w14:textId="77777777" w:rsidR="00681188" w:rsidRPr="002E22D5" w:rsidRDefault="00681188" w:rsidP="00681188">
      <w:pPr>
        <w:rPr>
          <w:b/>
          <w:sz w:val="24"/>
        </w:rPr>
      </w:pPr>
      <w:r>
        <w:rPr>
          <w:b/>
          <w:sz w:val="24"/>
        </w:rPr>
        <w:t>TABLE 8. View Grade</w:t>
      </w:r>
    </w:p>
    <w:p w14:paraId="60A573FD" w14:textId="77777777" w:rsidR="005E6344" w:rsidRDefault="005E6344" w:rsidP="005E6344"/>
    <w:p w14:paraId="465FA13A" w14:textId="77777777" w:rsidR="005E6344" w:rsidRDefault="005E6344" w:rsidP="005E6344"/>
    <w:p w14:paraId="5DB9129F" w14:textId="77777777" w:rsidR="005E6344" w:rsidRDefault="005E6344" w:rsidP="005E6344"/>
    <w:tbl>
      <w:tblPr>
        <w:tblpPr w:leftFromText="180" w:rightFromText="180" w:vertAnchor="page" w:horzAnchor="margin" w:tblpY="414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30"/>
        <w:gridCol w:w="6130"/>
      </w:tblGrid>
      <w:tr w:rsidR="005E6344" w14:paraId="01A43827" w14:textId="77777777" w:rsidTr="005C7502">
        <w:tc>
          <w:tcPr>
            <w:tcW w:w="3230" w:type="dxa"/>
            <w:tcMar>
              <w:top w:w="100" w:type="dxa"/>
              <w:left w:w="100" w:type="dxa"/>
              <w:bottom w:w="100" w:type="dxa"/>
              <w:right w:w="100" w:type="dxa"/>
            </w:tcMar>
          </w:tcPr>
          <w:p w14:paraId="200C54D3" w14:textId="77777777" w:rsidR="005E6344" w:rsidRPr="00106A37" w:rsidRDefault="005E6344" w:rsidP="005C7502">
            <w:pPr>
              <w:widowControl w:val="0"/>
              <w:spacing w:line="240" w:lineRule="auto"/>
              <w:rPr>
                <w:b/>
              </w:rPr>
            </w:pPr>
            <w:r w:rsidRPr="00106A37">
              <w:rPr>
                <w:rFonts w:eastAsia="Times New Roman"/>
                <w:b/>
                <w:sz w:val="24"/>
              </w:rPr>
              <w:t>USE CASE NAME</w:t>
            </w:r>
          </w:p>
        </w:tc>
        <w:tc>
          <w:tcPr>
            <w:tcW w:w="6130" w:type="dxa"/>
            <w:tcMar>
              <w:top w:w="100" w:type="dxa"/>
              <w:left w:w="100" w:type="dxa"/>
              <w:bottom w:w="100" w:type="dxa"/>
              <w:right w:w="100" w:type="dxa"/>
            </w:tcMar>
          </w:tcPr>
          <w:p w14:paraId="141EEE2F" w14:textId="77777777" w:rsidR="005E6344" w:rsidRPr="00D74325" w:rsidRDefault="005E6344" w:rsidP="005E6344">
            <w:pPr>
              <w:pStyle w:val="ListParagraph"/>
              <w:widowControl w:val="0"/>
              <w:numPr>
                <w:ilvl w:val="0"/>
                <w:numId w:val="22"/>
              </w:numPr>
              <w:spacing w:line="240" w:lineRule="auto"/>
              <w:rPr>
                <w:b/>
              </w:rPr>
            </w:pPr>
            <w:r w:rsidRPr="00D74325">
              <w:rPr>
                <w:rFonts w:ascii="Times New Roman" w:hAnsi="Times New Roman"/>
                <w:b/>
                <w:sz w:val="24"/>
                <w:szCs w:val="24"/>
              </w:rPr>
              <w:t xml:space="preserve">View grade </w:t>
            </w:r>
          </w:p>
        </w:tc>
      </w:tr>
      <w:tr w:rsidR="005E6344" w14:paraId="31F67F97" w14:textId="77777777" w:rsidTr="005C7502">
        <w:tc>
          <w:tcPr>
            <w:tcW w:w="3230" w:type="dxa"/>
            <w:tcMar>
              <w:top w:w="100" w:type="dxa"/>
              <w:left w:w="100" w:type="dxa"/>
              <w:bottom w:w="100" w:type="dxa"/>
              <w:right w:w="100" w:type="dxa"/>
            </w:tcMar>
          </w:tcPr>
          <w:p w14:paraId="140AD0B1" w14:textId="77777777" w:rsidR="005E6344" w:rsidRPr="00106A37" w:rsidRDefault="005E6344" w:rsidP="005C7502">
            <w:pPr>
              <w:widowControl w:val="0"/>
              <w:spacing w:line="240" w:lineRule="auto"/>
              <w:rPr>
                <w:b/>
              </w:rPr>
            </w:pPr>
            <w:r w:rsidRPr="00106A37">
              <w:rPr>
                <w:rFonts w:eastAsia="Times New Roman"/>
                <w:b/>
                <w:sz w:val="24"/>
              </w:rPr>
              <w:t>Actors</w:t>
            </w:r>
          </w:p>
        </w:tc>
        <w:tc>
          <w:tcPr>
            <w:tcW w:w="6130" w:type="dxa"/>
            <w:tcMar>
              <w:top w:w="100" w:type="dxa"/>
              <w:left w:w="100" w:type="dxa"/>
              <w:bottom w:w="100" w:type="dxa"/>
              <w:right w:w="100" w:type="dxa"/>
            </w:tcMar>
          </w:tcPr>
          <w:p w14:paraId="7DF4C355" w14:textId="77777777" w:rsidR="005E6344" w:rsidRPr="00BB7205" w:rsidRDefault="005E6344" w:rsidP="005C7502">
            <w:pPr>
              <w:widowControl w:val="0"/>
              <w:spacing w:line="240" w:lineRule="auto"/>
              <w:rPr>
                <w:sz w:val="24"/>
              </w:rPr>
            </w:pPr>
            <w:r>
              <w:rPr>
                <w:sz w:val="24"/>
              </w:rPr>
              <w:t xml:space="preserve">      Student</w:t>
            </w:r>
            <w:r w:rsidRPr="00BB7205">
              <w:rPr>
                <w:sz w:val="24"/>
              </w:rPr>
              <w:t xml:space="preserve"> </w:t>
            </w:r>
          </w:p>
        </w:tc>
      </w:tr>
      <w:tr w:rsidR="005E6344" w14:paraId="35A96582" w14:textId="77777777" w:rsidTr="005C7502">
        <w:tc>
          <w:tcPr>
            <w:tcW w:w="3230" w:type="dxa"/>
            <w:tcMar>
              <w:top w:w="100" w:type="dxa"/>
              <w:left w:w="100" w:type="dxa"/>
              <w:bottom w:w="100" w:type="dxa"/>
              <w:right w:w="100" w:type="dxa"/>
            </w:tcMar>
          </w:tcPr>
          <w:p w14:paraId="58898EB5" w14:textId="77777777" w:rsidR="005E6344" w:rsidRPr="00106A37" w:rsidRDefault="005E6344" w:rsidP="005C7502">
            <w:pPr>
              <w:widowControl w:val="0"/>
              <w:spacing w:line="240" w:lineRule="auto"/>
              <w:rPr>
                <w:b/>
              </w:rPr>
            </w:pPr>
            <w:r w:rsidRPr="00106A37">
              <w:rPr>
                <w:rFonts w:eastAsia="Times New Roman"/>
                <w:b/>
                <w:sz w:val="24"/>
              </w:rPr>
              <w:t>Pre-Conditions</w:t>
            </w:r>
          </w:p>
        </w:tc>
        <w:tc>
          <w:tcPr>
            <w:tcW w:w="6130" w:type="dxa"/>
            <w:tcMar>
              <w:top w:w="100" w:type="dxa"/>
              <w:left w:w="100" w:type="dxa"/>
              <w:bottom w:w="100" w:type="dxa"/>
              <w:right w:w="100" w:type="dxa"/>
            </w:tcMar>
          </w:tcPr>
          <w:p w14:paraId="3034A134" w14:textId="77777777" w:rsidR="005E6344" w:rsidRDefault="005E6344" w:rsidP="005E6344">
            <w:pPr>
              <w:widowControl w:val="0"/>
              <w:numPr>
                <w:ilvl w:val="0"/>
                <w:numId w:val="58"/>
              </w:numPr>
              <w:spacing w:after="0" w:line="240" w:lineRule="auto"/>
              <w:contextualSpacing/>
              <w:rPr>
                <w:rFonts w:eastAsia="Times New Roman"/>
                <w:sz w:val="24"/>
              </w:rPr>
            </w:pPr>
            <w:r>
              <w:rPr>
                <w:rFonts w:eastAsia="Times New Roman"/>
                <w:sz w:val="24"/>
              </w:rPr>
              <w:t>Student should have reliable internet connection.</w:t>
            </w:r>
          </w:p>
          <w:p w14:paraId="6E190D7F" w14:textId="77777777" w:rsidR="005E6344" w:rsidRDefault="005E6344" w:rsidP="005E6344">
            <w:pPr>
              <w:widowControl w:val="0"/>
              <w:numPr>
                <w:ilvl w:val="0"/>
                <w:numId w:val="58"/>
              </w:numPr>
              <w:spacing w:after="0" w:line="240" w:lineRule="auto"/>
              <w:contextualSpacing/>
              <w:rPr>
                <w:rFonts w:eastAsia="Times New Roman"/>
                <w:sz w:val="24"/>
              </w:rPr>
            </w:pPr>
            <w:r>
              <w:rPr>
                <w:rFonts w:eastAsia="Times New Roman"/>
                <w:sz w:val="24"/>
              </w:rPr>
              <w:t>The database connection is required.</w:t>
            </w:r>
          </w:p>
          <w:p w14:paraId="5227B786" w14:textId="77777777" w:rsidR="005E6344" w:rsidRDefault="005E6344" w:rsidP="005E6344">
            <w:pPr>
              <w:widowControl w:val="0"/>
              <w:numPr>
                <w:ilvl w:val="0"/>
                <w:numId w:val="58"/>
              </w:numPr>
              <w:spacing w:after="0" w:line="240" w:lineRule="auto"/>
              <w:contextualSpacing/>
              <w:rPr>
                <w:rFonts w:eastAsia="Times New Roman"/>
                <w:sz w:val="24"/>
              </w:rPr>
            </w:pPr>
            <w:r>
              <w:rPr>
                <w:rFonts w:eastAsia="Times New Roman"/>
                <w:sz w:val="24"/>
              </w:rPr>
              <w:t>Students should have already register themselves with system.</w:t>
            </w:r>
          </w:p>
          <w:p w14:paraId="58B86938" w14:textId="77777777" w:rsidR="005E6344" w:rsidRPr="00FB20B9" w:rsidRDefault="005E6344" w:rsidP="005E6344">
            <w:pPr>
              <w:widowControl w:val="0"/>
              <w:numPr>
                <w:ilvl w:val="0"/>
                <w:numId w:val="58"/>
              </w:numPr>
              <w:spacing w:after="0" w:line="240" w:lineRule="auto"/>
              <w:contextualSpacing/>
              <w:rPr>
                <w:rFonts w:eastAsia="Times New Roman"/>
                <w:sz w:val="24"/>
              </w:rPr>
            </w:pPr>
            <w:r>
              <w:rPr>
                <w:rFonts w:eastAsia="Times New Roman"/>
                <w:sz w:val="24"/>
              </w:rPr>
              <w:t>Student is already logged in into the system.</w:t>
            </w:r>
          </w:p>
        </w:tc>
      </w:tr>
      <w:tr w:rsidR="005E6344" w14:paraId="11F399CF" w14:textId="77777777" w:rsidTr="005C7502">
        <w:tc>
          <w:tcPr>
            <w:tcW w:w="3230" w:type="dxa"/>
            <w:tcMar>
              <w:top w:w="100" w:type="dxa"/>
              <w:left w:w="100" w:type="dxa"/>
              <w:bottom w:w="100" w:type="dxa"/>
              <w:right w:w="100" w:type="dxa"/>
            </w:tcMar>
          </w:tcPr>
          <w:p w14:paraId="3EA7EFBD" w14:textId="77777777" w:rsidR="005E6344" w:rsidRPr="00106A37" w:rsidRDefault="005E6344" w:rsidP="005C7502">
            <w:pPr>
              <w:widowControl w:val="0"/>
              <w:spacing w:line="240" w:lineRule="auto"/>
              <w:rPr>
                <w:b/>
              </w:rPr>
            </w:pPr>
            <w:r w:rsidRPr="00106A37">
              <w:rPr>
                <w:rFonts w:eastAsia="Times New Roman"/>
                <w:b/>
                <w:sz w:val="24"/>
              </w:rPr>
              <w:t>Flow of Control</w:t>
            </w:r>
          </w:p>
        </w:tc>
        <w:tc>
          <w:tcPr>
            <w:tcW w:w="6130" w:type="dxa"/>
            <w:tcMar>
              <w:top w:w="100" w:type="dxa"/>
              <w:left w:w="100" w:type="dxa"/>
              <w:bottom w:w="100" w:type="dxa"/>
              <w:right w:w="100" w:type="dxa"/>
            </w:tcMar>
          </w:tcPr>
          <w:p w14:paraId="4BA4F263" w14:textId="77777777" w:rsidR="005E6344" w:rsidRPr="003F516A" w:rsidRDefault="005E6344" w:rsidP="005E6344">
            <w:pPr>
              <w:widowControl w:val="0"/>
              <w:numPr>
                <w:ilvl w:val="0"/>
                <w:numId w:val="59"/>
              </w:numPr>
              <w:spacing w:after="0" w:line="240" w:lineRule="auto"/>
              <w:contextualSpacing/>
              <w:rPr>
                <w:rFonts w:eastAsia="Times New Roman"/>
                <w:sz w:val="24"/>
              </w:rPr>
            </w:pPr>
            <w:r>
              <w:rPr>
                <w:rFonts w:eastAsia="Times New Roman"/>
                <w:sz w:val="24"/>
              </w:rPr>
              <w:t>Student selects the “Grade” option.</w:t>
            </w:r>
            <w:r w:rsidRPr="003F516A">
              <w:rPr>
                <w:rFonts w:eastAsia="Times New Roman"/>
                <w:sz w:val="24"/>
              </w:rPr>
              <w:t xml:space="preserve">  </w:t>
            </w:r>
          </w:p>
        </w:tc>
      </w:tr>
      <w:tr w:rsidR="005E6344" w14:paraId="6CE22C9F" w14:textId="77777777" w:rsidTr="005C7502">
        <w:tc>
          <w:tcPr>
            <w:tcW w:w="3230" w:type="dxa"/>
            <w:tcMar>
              <w:top w:w="100" w:type="dxa"/>
              <w:left w:w="100" w:type="dxa"/>
              <w:bottom w:w="100" w:type="dxa"/>
              <w:right w:w="100" w:type="dxa"/>
            </w:tcMar>
          </w:tcPr>
          <w:p w14:paraId="49604582" w14:textId="77777777" w:rsidR="005E6344" w:rsidRPr="00106A37" w:rsidRDefault="005E6344" w:rsidP="005C7502">
            <w:pPr>
              <w:widowControl w:val="0"/>
              <w:spacing w:line="240" w:lineRule="auto"/>
              <w:rPr>
                <w:b/>
              </w:rPr>
            </w:pPr>
            <w:r w:rsidRPr="00106A37">
              <w:rPr>
                <w:rFonts w:eastAsia="Times New Roman"/>
                <w:b/>
                <w:sz w:val="24"/>
              </w:rPr>
              <w:t>Post Conditions</w:t>
            </w:r>
          </w:p>
        </w:tc>
        <w:tc>
          <w:tcPr>
            <w:tcW w:w="6130" w:type="dxa"/>
            <w:tcMar>
              <w:top w:w="100" w:type="dxa"/>
              <w:left w:w="100" w:type="dxa"/>
              <w:bottom w:w="100" w:type="dxa"/>
              <w:right w:w="100" w:type="dxa"/>
            </w:tcMar>
          </w:tcPr>
          <w:p w14:paraId="0D57659F" w14:textId="77777777" w:rsidR="005E6344" w:rsidRPr="00F432BE" w:rsidRDefault="005E6344" w:rsidP="005E6344">
            <w:pPr>
              <w:widowControl w:val="0"/>
              <w:numPr>
                <w:ilvl w:val="0"/>
                <w:numId w:val="60"/>
              </w:numPr>
              <w:spacing w:after="0" w:line="240" w:lineRule="auto"/>
              <w:contextualSpacing/>
              <w:rPr>
                <w:rFonts w:eastAsia="Times New Roman"/>
                <w:sz w:val="24"/>
              </w:rPr>
            </w:pPr>
            <w:r>
              <w:rPr>
                <w:rFonts w:eastAsia="Times New Roman"/>
                <w:sz w:val="24"/>
              </w:rPr>
              <w:t>Student will able to see the final grades of his courses if teachers have uploaded it.</w:t>
            </w:r>
          </w:p>
        </w:tc>
      </w:tr>
      <w:tr w:rsidR="005E6344" w14:paraId="52A8C732" w14:textId="77777777" w:rsidTr="005C7502">
        <w:trPr>
          <w:trHeight w:val="585"/>
        </w:trPr>
        <w:tc>
          <w:tcPr>
            <w:tcW w:w="3230" w:type="dxa"/>
            <w:tcMar>
              <w:top w:w="100" w:type="dxa"/>
              <w:left w:w="100" w:type="dxa"/>
              <w:bottom w:w="100" w:type="dxa"/>
              <w:right w:w="100" w:type="dxa"/>
            </w:tcMar>
          </w:tcPr>
          <w:p w14:paraId="3BD6C1E1" w14:textId="77777777" w:rsidR="005E6344" w:rsidRPr="00106A37" w:rsidRDefault="005E6344" w:rsidP="005C7502">
            <w:pPr>
              <w:widowControl w:val="0"/>
              <w:spacing w:line="240" w:lineRule="auto"/>
              <w:rPr>
                <w:b/>
              </w:rPr>
            </w:pPr>
            <w:r w:rsidRPr="00106A37">
              <w:rPr>
                <w:rFonts w:eastAsia="Times New Roman"/>
                <w:b/>
                <w:sz w:val="24"/>
              </w:rPr>
              <w:t>Error-Conditions</w:t>
            </w:r>
          </w:p>
        </w:tc>
        <w:tc>
          <w:tcPr>
            <w:tcW w:w="6130" w:type="dxa"/>
            <w:tcMar>
              <w:top w:w="100" w:type="dxa"/>
              <w:left w:w="100" w:type="dxa"/>
              <w:bottom w:w="100" w:type="dxa"/>
              <w:right w:w="100" w:type="dxa"/>
            </w:tcMar>
          </w:tcPr>
          <w:p w14:paraId="38D8A0CB" w14:textId="77777777" w:rsidR="005E6344" w:rsidRDefault="005E6344" w:rsidP="005E6344">
            <w:pPr>
              <w:widowControl w:val="0"/>
              <w:numPr>
                <w:ilvl w:val="0"/>
                <w:numId w:val="61"/>
              </w:numPr>
              <w:spacing w:after="0" w:line="240" w:lineRule="auto"/>
              <w:contextualSpacing/>
              <w:rPr>
                <w:rFonts w:eastAsia="Times New Roman"/>
                <w:sz w:val="24"/>
              </w:rPr>
            </w:pPr>
            <w:r>
              <w:rPr>
                <w:rFonts w:eastAsia="Times New Roman"/>
                <w:sz w:val="24"/>
              </w:rPr>
              <w:t>Internet connectivity lost during registration.</w:t>
            </w:r>
          </w:p>
          <w:p w14:paraId="699D4D3B" w14:textId="77777777" w:rsidR="005E6344" w:rsidRPr="0078111E" w:rsidRDefault="005E6344" w:rsidP="005E6344">
            <w:pPr>
              <w:widowControl w:val="0"/>
              <w:numPr>
                <w:ilvl w:val="0"/>
                <w:numId w:val="61"/>
              </w:numPr>
              <w:spacing w:after="0" w:line="240" w:lineRule="auto"/>
              <w:contextualSpacing/>
              <w:rPr>
                <w:rFonts w:eastAsia="Times New Roman"/>
                <w:sz w:val="24"/>
              </w:rPr>
            </w:pPr>
            <w:r>
              <w:rPr>
                <w:rFonts w:eastAsia="Times New Roman"/>
                <w:sz w:val="24"/>
              </w:rPr>
              <w:t>System gets disconnected from the database server.</w:t>
            </w:r>
          </w:p>
        </w:tc>
      </w:tr>
      <w:tr w:rsidR="005E6344" w14:paraId="51422D3C" w14:textId="77777777" w:rsidTr="005C7502">
        <w:trPr>
          <w:trHeight w:val="585"/>
        </w:trPr>
        <w:tc>
          <w:tcPr>
            <w:tcW w:w="3230" w:type="dxa"/>
            <w:tcMar>
              <w:top w:w="100" w:type="dxa"/>
              <w:left w:w="100" w:type="dxa"/>
              <w:bottom w:w="100" w:type="dxa"/>
              <w:right w:w="100" w:type="dxa"/>
            </w:tcMar>
          </w:tcPr>
          <w:p w14:paraId="2FEE9F2F" w14:textId="77777777" w:rsidR="005E6344" w:rsidRPr="00106A37" w:rsidRDefault="005E6344" w:rsidP="005C7502">
            <w:pPr>
              <w:widowControl w:val="0"/>
              <w:spacing w:line="240" w:lineRule="auto"/>
              <w:rPr>
                <w:rFonts w:eastAsia="Times New Roman"/>
                <w:b/>
                <w:sz w:val="24"/>
              </w:rPr>
            </w:pPr>
            <w:r>
              <w:rPr>
                <w:rFonts w:eastAsia="Times New Roman"/>
                <w:b/>
                <w:sz w:val="24"/>
              </w:rPr>
              <w:t>Non-Functional Requirement</w:t>
            </w:r>
          </w:p>
        </w:tc>
        <w:tc>
          <w:tcPr>
            <w:tcW w:w="6130" w:type="dxa"/>
            <w:tcMar>
              <w:top w:w="100" w:type="dxa"/>
              <w:left w:w="100" w:type="dxa"/>
              <w:bottom w:w="100" w:type="dxa"/>
              <w:right w:w="100" w:type="dxa"/>
            </w:tcMar>
          </w:tcPr>
          <w:p w14:paraId="705D95A1" w14:textId="77777777" w:rsidR="005E6344" w:rsidRDefault="005E6344" w:rsidP="005E6344">
            <w:pPr>
              <w:widowControl w:val="0"/>
              <w:numPr>
                <w:ilvl w:val="0"/>
                <w:numId w:val="99"/>
              </w:numPr>
              <w:spacing w:after="0" w:line="240" w:lineRule="auto"/>
              <w:contextualSpacing/>
              <w:rPr>
                <w:rFonts w:eastAsia="Times New Roman"/>
                <w:sz w:val="24"/>
              </w:rPr>
            </w:pPr>
            <w:r w:rsidRPr="006D52EB">
              <w:rPr>
                <w:rFonts w:eastAsia="Times New Roman"/>
                <w:b/>
                <w:sz w:val="24"/>
              </w:rPr>
              <w:t>Performance:</w:t>
            </w:r>
            <w:r>
              <w:rPr>
                <w:rFonts w:eastAsia="Times New Roman"/>
                <w:b/>
                <w:sz w:val="24"/>
              </w:rPr>
              <w:t xml:space="preserve"> </w:t>
            </w:r>
            <w:r>
              <w:rPr>
                <w:rFonts w:eastAsia="Times New Roman"/>
                <w:sz w:val="24"/>
              </w:rPr>
              <w:t>Grade should be reflected as soon as teacher adds it.</w:t>
            </w:r>
          </w:p>
        </w:tc>
      </w:tr>
    </w:tbl>
    <w:p w14:paraId="6C57A16F" w14:textId="77777777" w:rsidR="005E6344" w:rsidRDefault="005E6344" w:rsidP="005E6344"/>
    <w:p w14:paraId="78D918A1" w14:textId="77777777" w:rsidR="005E6344" w:rsidRDefault="005E6344" w:rsidP="005E6344"/>
    <w:p w14:paraId="3B92DBB0" w14:textId="77777777" w:rsidR="005E6344" w:rsidRDefault="005E6344" w:rsidP="005E6344"/>
    <w:p w14:paraId="0C02CAE1" w14:textId="77777777" w:rsidR="005E6344" w:rsidRDefault="005E6344" w:rsidP="005E6344"/>
    <w:p w14:paraId="622DC858" w14:textId="77777777" w:rsidR="005E6344" w:rsidRDefault="005E6344" w:rsidP="005E6344"/>
    <w:p w14:paraId="116BB110" w14:textId="77777777" w:rsidR="005E6344" w:rsidRDefault="005E6344" w:rsidP="005E6344"/>
    <w:p w14:paraId="6B746529" w14:textId="77777777" w:rsidR="005E6344" w:rsidRDefault="005E6344" w:rsidP="005E6344"/>
    <w:p w14:paraId="6B59D87E" w14:textId="77777777" w:rsidR="005E6344" w:rsidRDefault="005E6344" w:rsidP="005E6344"/>
    <w:p w14:paraId="70D34AB0" w14:textId="77777777" w:rsidR="005E6344" w:rsidRDefault="005E6344" w:rsidP="005E6344"/>
    <w:p w14:paraId="74E537F2" w14:textId="77777777" w:rsidR="005E6344" w:rsidRDefault="005E6344" w:rsidP="005E6344"/>
    <w:p w14:paraId="18A0426A" w14:textId="77777777" w:rsidR="005E6344" w:rsidRDefault="005E6344" w:rsidP="005E6344"/>
    <w:p w14:paraId="5720ADF4" w14:textId="18A53958" w:rsidR="005E6344" w:rsidRDefault="00681188" w:rsidP="005E6344">
      <w:r>
        <w:rPr>
          <w:b/>
          <w:sz w:val="24"/>
        </w:rPr>
        <w:t>TABLE 9. View Schedule</w:t>
      </w:r>
    </w:p>
    <w:p w14:paraId="1BBE547E" w14:textId="77777777" w:rsidR="005E6344" w:rsidRDefault="005E6344" w:rsidP="005E6344"/>
    <w:p w14:paraId="6FBC19FF" w14:textId="77777777" w:rsidR="005E6344" w:rsidRDefault="005E6344" w:rsidP="005E6344"/>
    <w:p w14:paraId="1E3E3CA2" w14:textId="2B67FE8D" w:rsidR="005E6344" w:rsidRPr="002E22D5" w:rsidRDefault="005E6344" w:rsidP="005E6344">
      <w:pPr>
        <w:rPr>
          <w:sz w:val="24"/>
        </w:rPr>
      </w:pPr>
    </w:p>
    <w:tbl>
      <w:tblPr>
        <w:tblpPr w:leftFromText="180" w:rightFromText="180" w:vertAnchor="page" w:horzAnchor="margin" w:tblpY="410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30"/>
        <w:gridCol w:w="6130"/>
      </w:tblGrid>
      <w:tr w:rsidR="005E6344" w14:paraId="115615A4" w14:textId="77777777" w:rsidTr="005C7502">
        <w:tc>
          <w:tcPr>
            <w:tcW w:w="3230" w:type="dxa"/>
            <w:tcMar>
              <w:top w:w="100" w:type="dxa"/>
              <w:left w:w="100" w:type="dxa"/>
              <w:bottom w:w="100" w:type="dxa"/>
              <w:right w:w="100" w:type="dxa"/>
            </w:tcMar>
          </w:tcPr>
          <w:p w14:paraId="54A8C308" w14:textId="77777777" w:rsidR="005E6344" w:rsidRPr="00106A37" w:rsidRDefault="005E6344" w:rsidP="005C7502">
            <w:pPr>
              <w:widowControl w:val="0"/>
              <w:spacing w:line="240" w:lineRule="auto"/>
              <w:rPr>
                <w:b/>
              </w:rPr>
            </w:pPr>
            <w:r w:rsidRPr="00106A37">
              <w:rPr>
                <w:rFonts w:eastAsia="Times New Roman"/>
                <w:b/>
                <w:sz w:val="24"/>
              </w:rPr>
              <w:t>USE CASE NAME</w:t>
            </w:r>
          </w:p>
        </w:tc>
        <w:tc>
          <w:tcPr>
            <w:tcW w:w="6130" w:type="dxa"/>
            <w:tcMar>
              <w:top w:w="100" w:type="dxa"/>
              <w:left w:w="100" w:type="dxa"/>
              <w:bottom w:w="100" w:type="dxa"/>
              <w:right w:w="100" w:type="dxa"/>
            </w:tcMar>
          </w:tcPr>
          <w:p w14:paraId="694EDBE0" w14:textId="77777777" w:rsidR="005E6344" w:rsidRPr="004237A7" w:rsidRDefault="005E6344" w:rsidP="005E6344">
            <w:pPr>
              <w:pStyle w:val="ListParagraph"/>
              <w:widowControl w:val="0"/>
              <w:numPr>
                <w:ilvl w:val="0"/>
                <w:numId w:val="22"/>
              </w:numPr>
              <w:spacing w:line="240" w:lineRule="auto"/>
              <w:rPr>
                <w:b/>
              </w:rPr>
            </w:pPr>
            <w:r>
              <w:rPr>
                <w:rFonts w:ascii="Times New Roman" w:hAnsi="Times New Roman"/>
                <w:b/>
                <w:sz w:val="24"/>
                <w:szCs w:val="24"/>
              </w:rPr>
              <w:t xml:space="preserve">View Schedule </w:t>
            </w:r>
          </w:p>
        </w:tc>
      </w:tr>
      <w:tr w:rsidR="005E6344" w14:paraId="5EC5C0E3" w14:textId="77777777" w:rsidTr="005C7502">
        <w:tc>
          <w:tcPr>
            <w:tcW w:w="3230" w:type="dxa"/>
            <w:tcMar>
              <w:top w:w="100" w:type="dxa"/>
              <w:left w:w="100" w:type="dxa"/>
              <w:bottom w:w="100" w:type="dxa"/>
              <w:right w:w="100" w:type="dxa"/>
            </w:tcMar>
          </w:tcPr>
          <w:p w14:paraId="2E88F252" w14:textId="77777777" w:rsidR="005E6344" w:rsidRPr="00106A37" w:rsidRDefault="005E6344" w:rsidP="005C7502">
            <w:pPr>
              <w:widowControl w:val="0"/>
              <w:spacing w:line="240" w:lineRule="auto"/>
              <w:rPr>
                <w:b/>
              </w:rPr>
            </w:pPr>
            <w:r w:rsidRPr="00106A37">
              <w:rPr>
                <w:rFonts w:eastAsia="Times New Roman"/>
                <w:b/>
                <w:sz w:val="24"/>
              </w:rPr>
              <w:t>Actors</w:t>
            </w:r>
          </w:p>
        </w:tc>
        <w:tc>
          <w:tcPr>
            <w:tcW w:w="6130" w:type="dxa"/>
            <w:tcMar>
              <w:top w:w="100" w:type="dxa"/>
              <w:left w:w="100" w:type="dxa"/>
              <w:bottom w:w="100" w:type="dxa"/>
              <w:right w:w="100" w:type="dxa"/>
            </w:tcMar>
          </w:tcPr>
          <w:p w14:paraId="56C5010A" w14:textId="77777777" w:rsidR="005E6344" w:rsidRPr="00BB7205" w:rsidRDefault="005E6344" w:rsidP="005C7502">
            <w:pPr>
              <w:widowControl w:val="0"/>
              <w:spacing w:line="240" w:lineRule="auto"/>
              <w:rPr>
                <w:sz w:val="24"/>
              </w:rPr>
            </w:pPr>
            <w:r>
              <w:rPr>
                <w:sz w:val="24"/>
              </w:rPr>
              <w:t xml:space="preserve">      Student</w:t>
            </w:r>
            <w:r w:rsidRPr="00BB7205">
              <w:rPr>
                <w:sz w:val="24"/>
              </w:rPr>
              <w:t xml:space="preserve"> </w:t>
            </w:r>
          </w:p>
        </w:tc>
      </w:tr>
      <w:tr w:rsidR="005E6344" w14:paraId="1E859687" w14:textId="77777777" w:rsidTr="005C7502">
        <w:tc>
          <w:tcPr>
            <w:tcW w:w="3230" w:type="dxa"/>
            <w:tcMar>
              <w:top w:w="100" w:type="dxa"/>
              <w:left w:w="100" w:type="dxa"/>
              <w:bottom w:w="100" w:type="dxa"/>
              <w:right w:w="100" w:type="dxa"/>
            </w:tcMar>
          </w:tcPr>
          <w:p w14:paraId="63859FA7" w14:textId="77777777" w:rsidR="005E6344" w:rsidRPr="00106A37" w:rsidRDefault="005E6344" w:rsidP="005C7502">
            <w:pPr>
              <w:widowControl w:val="0"/>
              <w:spacing w:line="240" w:lineRule="auto"/>
              <w:rPr>
                <w:b/>
              </w:rPr>
            </w:pPr>
            <w:r w:rsidRPr="00106A37">
              <w:rPr>
                <w:rFonts w:eastAsia="Times New Roman"/>
                <w:b/>
                <w:sz w:val="24"/>
              </w:rPr>
              <w:t>Pre-Conditions</w:t>
            </w:r>
          </w:p>
        </w:tc>
        <w:tc>
          <w:tcPr>
            <w:tcW w:w="6130" w:type="dxa"/>
            <w:tcMar>
              <w:top w:w="100" w:type="dxa"/>
              <w:left w:w="100" w:type="dxa"/>
              <w:bottom w:w="100" w:type="dxa"/>
              <w:right w:w="100" w:type="dxa"/>
            </w:tcMar>
          </w:tcPr>
          <w:p w14:paraId="184AA5AF" w14:textId="77777777" w:rsidR="005E6344" w:rsidRDefault="005E6344" w:rsidP="005E6344">
            <w:pPr>
              <w:widowControl w:val="0"/>
              <w:numPr>
                <w:ilvl w:val="0"/>
                <w:numId w:val="50"/>
              </w:numPr>
              <w:spacing w:after="0" w:line="240" w:lineRule="auto"/>
              <w:contextualSpacing/>
              <w:rPr>
                <w:rFonts w:eastAsia="Times New Roman"/>
                <w:sz w:val="24"/>
              </w:rPr>
            </w:pPr>
            <w:r>
              <w:rPr>
                <w:rFonts w:eastAsia="Times New Roman"/>
                <w:sz w:val="24"/>
              </w:rPr>
              <w:t>Student should have reliable internet connection.</w:t>
            </w:r>
          </w:p>
          <w:p w14:paraId="02C2E027" w14:textId="77777777" w:rsidR="005E6344" w:rsidRDefault="005E6344" w:rsidP="005E6344">
            <w:pPr>
              <w:widowControl w:val="0"/>
              <w:numPr>
                <w:ilvl w:val="0"/>
                <w:numId w:val="50"/>
              </w:numPr>
              <w:spacing w:after="0" w:line="240" w:lineRule="auto"/>
              <w:contextualSpacing/>
              <w:rPr>
                <w:rFonts w:eastAsia="Times New Roman"/>
                <w:sz w:val="24"/>
              </w:rPr>
            </w:pPr>
            <w:r>
              <w:rPr>
                <w:rFonts w:eastAsia="Times New Roman"/>
                <w:sz w:val="24"/>
              </w:rPr>
              <w:t>The database connection is required.</w:t>
            </w:r>
          </w:p>
          <w:p w14:paraId="091DE6C7" w14:textId="77777777" w:rsidR="005E6344" w:rsidRDefault="005E6344" w:rsidP="005E6344">
            <w:pPr>
              <w:widowControl w:val="0"/>
              <w:numPr>
                <w:ilvl w:val="0"/>
                <w:numId w:val="50"/>
              </w:numPr>
              <w:spacing w:after="0" w:line="240" w:lineRule="auto"/>
              <w:contextualSpacing/>
              <w:rPr>
                <w:rFonts w:eastAsia="Times New Roman"/>
                <w:sz w:val="24"/>
              </w:rPr>
            </w:pPr>
            <w:r>
              <w:rPr>
                <w:rFonts w:eastAsia="Times New Roman"/>
                <w:sz w:val="24"/>
              </w:rPr>
              <w:t>Students should have already register themselves with system.</w:t>
            </w:r>
          </w:p>
          <w:p w14:paraId="5B2B1305" w14:textId="77777777" w:rsidR="005E6344" w:rsidRPr="00FB20B9" w:rsidRDefault="005E6344" w:rsidP="005E6344">
            <w:pPr>
              <w:widowControl w:val="0"/>
              <w:numPr>
                <w:ilvl w:val="0"/>
                <w:numId w:val="50"/>
              </w:numPr>
              <w:spacing w:after="0" w:line="240" w:lineRule="auto"/>
              <w:contextualSpacing/>
              <w:rPr>
                <w:rFonts w:eastAsia="Times New Roman"/>
                <w:sz w:val="24"/>
              </w:rPr>
            </w:pPr>
            <w:r>
              <w:rPr>
                <w:rFonts w:eastAsia="Times New Roman"/>
                <w:sz w:val="24"/>
              </w:rPr>
              <w:t>Student is already logged in into the system.</w:t>
            </w:r>
          </w:p>
        </w:tc>
      </w:tr>
      <w:tr w:rsidR="005E6344" w14:paraId="287ADE9B" w14:textId="77777777" w:rsidTr="005C7502">
        <w:tc>
          <w:tcPr>
            <w:tcW w:w="3230" w:type="dxa"/>
            <w:tcMar>
              <w:top w:w="100" w:type="dxa"/>
              <w:left w:w="100" w:type="dxa"/>
              <w:bottom w:w="100" w:type="dxa"/>
              <w:right w:w="100" w:type="dxa"/>
            </w:tcMar>
          </w:tcPr>
          <w:p w14:paraId="05EC7CEF" w14:textId="77777777" w:rsidR="005E6344" w:rsidRPr="00106A37" w:rsidRDefault="005E6344" w:rsidP="005C7502">
            <w:pPr>
              <w:widowControl w:val="0"/>
              <w:spacing w:line="240" w:lineRule="auto"/>
              <w:rPr>
                <w:b/>
              </w:rPr>
            </w:pPr>
            <w:r w:rsidRPr="00106A37">
              <w:rPr>
                <w:rFonts w:eastAsia="Times New Roman"/>
                <w:b/>
                <w:sz w:val="24"/>
              </w:rPr>
              <w:t>Flow of Control</w:t>
            </w:r>
          </w:p>
        </w:tc>
        <w:tc>
          <w:tcPr>
            <w:tcW w:w="6130" w:type="dxa"/>
            <w:tcMar>
              <w:top w:w="100" w:type="dxa"/>
              <w:left w:w="100" w:type="dxa"/>
              <w:bottom w:w="100" w:type="dxa"/>
              <w:right w:w="100" w:type="dxa"/>
            </w:tcMar>
          </w:tcPr>
          <w:p w14:paraId="5C817FAA" w14:textId="77777777" w:rsidR="005E6344" w:rsidRDefault="005E6344" w:rsidP="005E6344">
            <w:pPr>
              <w:widowControl w:val="0"/>
              <w:numPr>
                <w:ilvl w:val="0"/>
                <w:numId w:val="51"/>
              </w:numPr>
              <w:spacing w:after="0" w:line="240" w:lineRule="auto"/>
              <w:contextualSpacing/>
              <w:rPr>
                <w:rFonts w:eastAsia="Times New Roman"/>
                <w:sz w:val="24"/>
              </w:rPr>
            </w:pPr>
            <w:r>
              <w:rPr>
                <w:rFonts w:eastAsia="Times New Roman"/>
                <w:sz w:val="24"/>
              </w:rPr>
              <w:t>Student clicks on “View Schedule” button.</w:t>
            </w:r>
          </w:p>
          <w:p w14:paraId="6F0B885A" w14:textId="77777777" w:rsidR="005E6344" w:rsidRPr="00BB7205" w:rsidRDefault="005E6344" w:rsidP="005E6344">
            <w:pPr>
              <w:widowControl w:val="0"/>
              <w:numPr>
                <w:ilvl w:val="0"/>
                <w:numId w:val="51"/>
              </w:numPr>
              <w:spacing w:after="0" w:line="240" w:lineRule="auto"/>
              <w:contextualSpacing/>
              <w:rPr>
                <w:rFonts w:eastAsia="Times New Roman"/>
                <w:sz w:val="24"/>
              </w:rPr>
            </w:pPr>
            <w:r>
              <w:rPr>
                <w:rFonts w:eastAsia="Times New Roman"/>
                <w:sz w:val="24"/>
              </w:rPr>
              <w:t xml:space="preserve">Select the term.  </w:t>
            </w:r>
          </w:p>
        </w:tc>
      </w:tr>
      <w:tr w:rsidR="005E6344" w14:paraId="6E357CF3" w14:textId="77777777" w:rsidTr="005C7502">
        <w:tc>
          <w:tcPr>
            <w:tcW w:w="3230" w:type="dxa"/>
            <w:tcMar>
              <w:top w:w="100" w:type="dxa"/>
              <w:left w:w="100" w:type="dxa"/>
              <w:bottom w:w="100" w:type="dxa"/>
              <w:right w:w="100" w:type="dxa"/>
            </w:tcMar>
          </w:tcPr>
          <w:p w14:paraId="0CBAA82B" w14:textId="77777777" w:rsidR="005E6344" w:rsidRPr="00106A37" w:rsidRDefault="005E6344" w:rsidP="005C7502">
            <w:pPr>
              <w:widowControl w:val="0"/>
              <w:spacing w:line="240" w:lineRule="auto"/>
              <w:rPr>
                <w:b/>
              </w:rPr>
            </w:pPr>
            <w:r w:rsidRPr="00106A37">
              <w:rPr>
                <w:rFonts w:eastAsia="Times New Roman"/>
                <w:b/>
                <w:sz w:val="24"/>
              </w:rPr>
              <w:t>Post Conditions</w:t>
            </w:r>
          </w:p>
        </w:tc>
        <w:tc>
          <w:tcPr>
            <w:tcW w:w="6130" w:type="dxa"/>
            <w:tcMar>
              <w:top w:w="100" w:type="dxa"/>
              <w:left w:w="100" w:type="dxa"/>
              <w:bottom w:w="100" w:type="dxa"/>
              <w:right w:w="100" w:type="dxa"/>
            </w:tcMar>
          </w:tcPr>
          <w:p w14:paraId="6FD23483" w14:textId="77777777" w:rsidR="005E6344" w:rsidRPr="00F432BE" w:rsidRDefault="005E6344" w:rsidP="005E6344">
            <w:pPr>
              <w:widowControl w:val="0"/>
              <w:numPr>
                <w:ilvl w:val="0"/>
                <w:numId w:val="52"/>
              </w:numPr>
              <w:spacing w:after="0" w:line="240" w:lineRule="auto"/>
              <w:contextualSpacing/>
              <w:rPr>
                <w:rFonts w:eastAsia="Times New Roman"/>
                <w:sz w:val="24"/>
              </w:rPr>
            </w:pPr>
            <w:r>
              <w:rPr>
                <w:rFonts w:eastAsia="Times New Roman"/>
                <w:sz w:val="24"/>
              </w:rPr>
              <w:t>Student will able to see their class location and timings.</w:t>
            </w:r>
          </w:p>
        </w:tc>
      </w:tr>
      <w:tr w:rsidR="005E6344" w14:paraId="2D2AAAFB" w14:textId="77777777" w:rsidTr="005C7502">
        <w:tc>
          <w:tcPr>
            <w:tcW w:w="3230" w:type="dxa"/>
            <w:tcMar>
              <w:top w:w="100" w:type="dxa"/>
              <w:left w:w="100" w:type="dxa"/>
              <w:bottom w:w="100" w:type="dxa"/>
              <w:right w:w="100" w:type="dxa"/>
            </w:tcMar>
          </w:tcPr>
          <w:p w14:paraId="15075DC2" w14:textId="77777777" w:rsidR="005E6344" w:rsidRPr="00106A37" w:rsidRDefault="005E6344" w:rsidP="005C7502">
            <w:pPr>
              <w:widowControl w:val="0"/>
              <w:spacing w:line="240" w:lineRule="auto"/>
              <w:rPr>
                <w:b/>
              </w:rPr>
            </w:pPr>
            <w:r w:rsidRPr="00106A37">
              <w:rPr>
                <w:rFonts w:eastAsia="Times New Roman"/>
                <w:b/>
                <w:sz w:val="24"/>
              </w:rPr>
              <w:t>Error-Conditions</w:t>
            </w:r>
          </w:p>
        </w:tc>
        <w:tc>
          <w:tcPr>
            <w:tcW w:w="6130" w:type="dxa"/>
            <w:tcMar>
              <w:top w:w="100" w:type="dxa"/>
              <w:left w:w="100" w:type="dxa"/>
              <w:bottom w:w="100" w:type="dxa"/>
              <w:right w:w="100" w:type="dxa"/>
            </w:tcMar>
          </w:tcPr>
          <w:p w14:paraId="56A4891B" w14:textId="77777777" w:rsidR="005E6344" w:rsidRDefault="005E6344" w:rsidP="005E6344">
            <w:pPr>
              <w:widowControl w:val="0"/>
              <w:numPr>
                <w:ilvl w:val="0"/>
                <w:numId w:val="53"/>
              </w:numPr>
              <w:spacing w:after="0" w:line="240" w:lineRule="auto"/>
              <w:contextualSpacing/>
              <w:rPr>
                <w:rFonts w:eastAsia="Times New Roman"/>
                <w:sz w:val="24"/>
              </w:rPr>
            </w:pPr>
            <w:r>
              <w:rPr>
                <w:rFonts w:eastAsia="Times New Roman"/>
                <w:sz w:val="24"/>
              </w:rPr>
              <w:t>Internet connectivity lost during registration.</w:t>
            </w:r>
          </w:p>
          <w:p w14:paraId="012CC267" w14:textId="77777777" w:rsidR="005E6344" w:rsidRPr="00C415EE" w:rsidRDefault="005E6344" w:rsidP="005E6344">
            <w:pPr>
              <w:widowControl w:val="0"/>
              <w:numPr>
                <w:ilvl w:val="0"/>
                <w:numId w:val="53"/>
              </w:numPr>
              <w:spacing w:after="0" w:line="240" w:lineRule="auto"/>
              <w:contextualSpacing/>
              <w:rPr>
                <w:rFonts w:eastAsia="Times New Roman"/>
                <w:sz w:val="24"/>
              </w:rPr>
            </w:pPr>
            <w:r>
              <w:rPr>
                <w:rFonts w:eastAsia="Times New Roman"/>
                <w:sz w:val="24"/>
              </w:rPr>
              <w:t>Entered a wrong term.</w:t>
            </w:r>
          </w:p>
        </w:tc>
      </w:tr>
      <w:tr w:rsidR="005E6344" w14:paraId="7D185660" w14:textId="77777777" w:rsidTr="005C7502">
        <w:tc>
          <w:tcPr>
            <w:tcW w:w="3230" w:type="dxa"/>
            <w:tcMar>
              <w:top w:w="100" w:type="dxa"/>
              <w:left w:w="100" w:type="dxa"/>
              <w:bottom w:w="100" w:type="dxa"/>
              <w:right w:w="100" w:type="dxa"/>
            </w:tcMar>
          </w:tcPr>
          <w:p w14:paraId="58EE368D" w14:textId="77777777" w:rsidR="005E6344" w:rsidRPr="00106A37" w:rsidRDefault="005E6344" w:rsidP="005C7502">
            <w:pPr>
              <w:widowControl w:val="0"/>
              <w:spacing w:line="240" w:lineRule="auto"/>
              <w:rPr>
                <w:rFonts w:eastAsia="Times New Roman"/>
                <w:b/>
                <w:sz w:val="24"/>
              </w:rPr>
            </w:pPr>
            <w:r>
              <w:rPr>
                <w:rFonts w:eastAsia="Times New Roman"/>
                <w:b/>
                <w:sz w:val="24"/>
              </w:rPr>
              <w:t>Non-Functional Requirement</w:t>
            </w:r>
          </w:p>
        </w:tc>
        <w:tc>
          <w:tcPr>
            <w:tcW w:w="6130" w:type="dxa"/>
            <w:tcMar>
              <w:top w:w="100" w:type="dxa"/>
              <w:left w:w="100" w:type="dxa"/>
              <w:bottom w:w="100" w:type="dxa"/>
              <w:right w:w="100" w:type="dxa"/>
            </w:tcMar>
          </w:tcPr>
          <w:p w14:paraId="45AF9C9F" w14:textId="77777777" w:rsidR="005E6344" w:rsidRPr="00D13B02" w:rsidRDefault="005E6344" w:rsidP="005E6344">
            <w:pPr>
              <w:widowControl w:val="0"/>
              <w:numPr>
                <w:ilvl w:val="0"/>
                <w:numId w:val="100"/>
              </w:numPr>
              <w:spacing w:after="0" w:line="240" w:lineRule="auto"/>
              <w:contextualSpacing/>
              <w:rPr>
                <w:rFonts w:eastAsia="Times New Roman"/>
                <w:sz w:val="24"/>
              </w:rPr>
            </w:pPr>
            <w:r w:rsidRPr="006D52EB">
              <w:rPr>
                <w:rFonts w:eastAsia="Times New Roman"/>
                <w:b/>
                <w:sz w:val="24"/>
              </w:rPr>
              <w:t>Performance:</w:t>
            </w:r>
            <w:r>
              <w:rPr>
                <w:rFonts w:eastAsia="Times New Roman"/>
                <w:b/>
                <w:sz w:val="24"/>
              </w:rPr>
              <w:t xml:space="preserve"> </w:t>
            </w:r>
            <w:r>
              <w:rPr>
                <w:rFonts w:eastAsia="Times New Roman"/>
                <w:sz w:val="24"/>
              </w:rPr>
              <w:t>Response time of the Schedule change should be 5ms.</w:t>
            </w:r>
          </w:p>
        </w:tc>
      </w:tr>
    </w:tbl>
    <w:p w14:paraId="29B6A02E" w14:textId="77777777" w:rsidR="005E6344" w:rsidRDefault="005E6344" w:rsidP="005E6344"/>
    <w:p w14:paraId="5E2BCF90" w14:textId="77777777" w:rsidR="005E6344" w:rsidRDefault="005E6344" w:rsidP="005E6344"/>
    <w:p w14:paraId="51C6B2C2" w14:textId="77777777" w:rsidR="005E6344" w:rsidRDefault="005E6344" w:rsidP="005E6344"/>
    <w:p w14:paraId="4EC4A873" w14:textId="77777777" w:rsidR="005E6344" w:rsidRDefault="005E6344" w:rsidP="005E6344"/>
    <w:p w14:paraId="697F13CC" w14:textId="77777777" w:rsidR="005E6344" w:rsidRDefault="005E6344" w:rsidP="005E6344"/>
    <w:p w14:paraId="4B277903" w14:textId="77777777" w:rsidR="005E6344" w:rsidRDefault="005E6344" w:rsidP="005E6344"/>
    <w:p w14:paraId="445A4440" w14:textId="77777777" w:rsidR="005E6344" w:rsidRDefault="005E6344" w:rsidP="005E6344"/>
    <w:p w14:paraId="55F9351F" w14:textId="77777777" w:rsidR="005E6344" w:rsidRDefault="005E6344" w:rsidP="005E6344"/>
    <w:p w14:paraId="5477D95A" w14:textId="77777777" w:rsidR="005E6344" w:rsidRDefault="005E6344" w:rsidP="005E6344"/>
    <w:p w14:paraId="14DA2B8A" w14:textId="2E744CA3" w:rsidR="005E6344" w:rsidRDefault="005E6344" w:rsidP="005E6344">
      <w:pPr>
        <w:rPr>
          <w:sz w:val="36"/>
          <w:szCs w:val="36"/>
        </w:rPr>
      </w:pPr>
    </w:p>
    <w:p w14:paraId="3EACD8DD" w14:textId="77777777" w:rsidR="00681188" w:rsidRDefault="00681188" w:rsidP="005E6344">
      <w:pPr>
        <w:rPr>
          <w:sz w:val="36"/>
          <w:szCs w:val="36"/>
        </w:rPr>
      </w:pPr>
    </w:p>
    <w:p w14:paraId="18F08E5B" w14:textId="77777777" w:rsidR="00681188" w:rsidRPr="0020756A" w:rsidRDefault="00681188" w:rsidP="00681188">
      <w:pPr>
        <w:rPr>
          <w:b/>
          <w:sz w:val="24"/>
        </w:rPr>
      </w:pPr>
      <w:r>
        <w:rPr>
          <w:b/>
          <w:sz w:val="24"/>
        </w:rPr>
        <w:t>TABLE 10. Change Personal Information</w:t>
      </w:r>
    </w:p>
    <w:p w14:paraId="10C4F872" w14:textId="77777777" w:rsidR="005E6344" w:rsidRDefault="005E6344" w:rsidP="005E6344">
      <w:pPr>
        <w:rPr>
          <w:sz w:val="36"/>
          <w:szCs w:val="36"/>
        </w:rPr>
      </w:pPr>
    </w:p>
    <w:p w14:paraId="6F7BE070" w14:textId="77777777" w:rsidR="005E6344" w:rsidRDefault="005E6344" w:rsidP="005E6344">
      <w:pPr>
        <w:rPr>
          <w:sz w:val="36"/>
          <w:szCs w:val="36"/>
        </w:rPr>
      </w:pPr>
    </w:p>
    <w:p w14:paraId="7E5E1D46" w14:textId="77777777" w:rsidR="005E6344" w:rsidRDefault="005E6344" w:rsidP="005E6344">
      <w:pPr>
        <w:rPr>
          <w:sz w:val="24"/>
          <w:u w:val="single"/>
        </w:rPr>
      </w:pPr>
    </w:p>
    <w:tbl>
      <w:tblPr>
        <w:tblpPr w:leftFromText="180" w:rightFromText="180" w:vertAnchor="page" w:horzAnchor="margin" w:tblpY="450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30"/>
        <w:gridCol w:w="6130"/>
      </w:tblGrid>
      <w:tr w:rsidR="005E6344" w14:paraId="42B07892" w14:textId="77777777" w:rsidTr="00681188">
        <w:tc>
          <w:tcPr>
            <w:tcW w:w="3230" w:type="dxa"/>
            <w:tcMar>
              <w:top w:w="100" w:type="dxa"/>
              <w:left w:w="100" w:type="dxa"/>
              <w:bottom w:w="100" w:type="dxa"/>
              <w:right w:w="100" w:type="dxa"/>
            </w:tcMar>
          </w:tcPr>
          <w:p w14:paraId="7B95F88B" w14:textId="77777777" w:rsidR="005E6344" w:rsidRPr="00106A37" w:rsidRDefault="005E6344" w:rsidP="00681188">
            <w:pPr>
              <w:widowControl w:val="0"/>
              <w:spacing w:line="240" w:lineRule="auto"/>
              <w:rPr>
                <w:b/>
              </w:rPr>
            </w:pPr>
            <w:r w:rsidRPr="00106A37">
              <w:rPr>
                <w:rFonts w:eastAsia="Times New Roman"/>
                <w:b/>
                <w:sz w:val="24"/>
              </w:rPr>
              <w:t>USE CASE NAME</w:t>
            </w:r>
          </w:p>
        </w:tc>
        <w:tc>
          <w:tcPr>
            <w:tcW w:w="6130" w:type="dxa"/>
            <w:tcMar>
              <w:top w:w="100" w:type="dxa"/>
              <w:left w:w="100" w:type="dxa"/>
              <w:bottom w:w="100" w:type="dxa"/>
              <w:right w:w="100" w:type="dxa"/>
            </w:tcMar>
          </w:tcPr>
          <w:p w14:paraId="436CDEE9" w14:textId="77777777" w:rsidR="005E6344" w:rsidRPr="004237A7" w:rsidRDefault="005E6344" w:rsidP="00681188">
            <w:pPr>
              <w:pStyle w:val="ListParagraph"/>
              <w:widowControl w:val="0"/>
              <w:numPr>
                <w:ilvl w:val="0"/>
                <w:numId w:val="22"/>
              </w:numPr>
              <w:spacing w:line="240" w:lineRule="auto"/>
              <w:rPr>
                <w:b/>
              </w:rPr>
            </w:pPr>
            <w:r>
              <w:rPr>
                <w:rFonts w:ascii="Times New Roman" w:hAnsi="Times New Roman"/>
                <w:b/>
                <w:sz w:val="24"/>
                <w:szCs w:val="24"/>
              </w:rPr>
              <w:t xml:space="preserve">Change personal information </w:t>
            </w:r>
          </w:p>
        </w:tc>
      </w:tr>
      <w:tr w:rsidR="005E6344" w14:paraId="770F1624" w14:textId="77777777" w:rsidTr="00681188">
        <w:tc>
          <w:tcPr>
            <w:tcW w:w="3230" w:type="dxa"/>
            <w:tcMar>
              <w:top w:w="100" w:type="dxa"/>
              <w:left w:w="100" w:type="dxa"/>
              <w:bottom w:w="100" w:type="dxa"/>
              <w:right w:w="100" w:type="dxa"/>
            </w:tcMar>
          </w:tcPr>
          <w:p w14:paraId="070E5069" w14:textId="77777777" w:rsidR="005E6344" w:rsidRPr="00106A37" w:rsidRDefault="005E6344" w:rsidP="00681188">
            <w:pPr>
              <w:widowControl w:val="0"/>
              <w:spacing w:line="240" w:lineRule="auto"/>
              <w:rPr>
                <w:b/>
              </w:rPr>
            </w:pPr>
            <w:r w:rsidRPr="00106A37">
              <w:rPr>
                <w:rFonts w:eastAsia="Times New Roman"/>
                <w:b/>
                <w:sz w:val="24"/>
              </w:rPr>
              <w:t>Actors</w:t>
            </w:r>
          </w:p>
        </w:tc>
        <w:tc>
          <w:tcPr>
            <w:tcW w:w="6130" w:type="dxa"/>
            <w:tcMar>
              <w:top w:w="100" w:type="dxa"/>
              <w:left w:w="100" w:type="dxa"/>
              <w:bottom w:w="100" w:type="dxa"/>
              <w:right w:w="100" w:type="dxa"/>
            </w:tcMar>
          </w:tcPr>
          <w:p w14:paraId="4B2F77AD" w14:textId="77777777" w:rsidR="005E6344" w:rsidRPr="00BB7205" w:rsidRDefault="005E6344" w:rsidP="00681188">
            <w:pPr>
              <w:widowControl w:val="0"/>
              <w:spacing w:line="240" w:lineRule="auto"/>
              <w:rPr>
                <w:sz w:val="24"/>
              </w:rPr>
            </w:pPr>
            <w:r>
              <w:rPr>
                <w:sz w:val="24"/>
              </w:rPr>
              <w:t xml:space="preserve">      Student</w:t>
            </w:r>
            <w:r w:rsidRPr="00BB7205">
              <w:rPr>
                <w:sz w:val="24"/>
              </w:rPr>
              <w:t xml:space="preserve"> </w:t>
            </w:r>
          </w:p>
        </w:tc>
      </w:tr>
      <w:tr w:rsidR="005E6344" w14:paraId="65DAF3F8" w14:textId="77777777" w:rsidTr="00681188">
        <w:tc>
          <w:tcPr>
            <w:tcW w:w="3230" w:type="dxa"/>
            <w:tcMar>
              <w:top w:w="100" w:type="dxa"/>
              <w:left w:w="100" w:type="dxa"/>
              <w:bottom w:w="100" w:type="dxa"/>
              <w:right w:w="100" w:type="dxa"/>
            </w:tcMar>
          </w:tcPr>
          <w:p w14:paraId="18D14B4E" w14:textId="77777777" w:rsidR="005E6344" w:rsidRPr="00106A37" w:rsidRDefault="005E6344" w:rsidP="00681188">
            <w:pPr>
              <w:widowControl w:val="0"/>
              <w:spacing w:line="240" w:lineRule="auto"/>
              <w:rPr>
                <w:b/>
              </w:rPr>
            </w:pPr>
            <w:r w:rsidRPr="00106A37">
              <w:rPr>
                <w:rFonts w:eastAsia="Times New Roman"/>
                <w:b/>
                <w:sz w:val="24"/>
              </w:rPr>
              <w:t>Pre-Conditions</w:t>
            </w:r>
          </w:p>
        </w:tc>
        <w:tc>
          <w:tcPr>
            <w:tcW w:w="6130" w:type="dxa"/>
            <w:tcMar>
              <w:top w:w="100" w:type="dxa"/>
              <w:left w:w="100" w:type="dxa"/>
              <w:bottom w:w="100" w:type="dxa"/>
              <w:right w:w="100" w:type="dxa"/>
            </w:tcMar>
          </w:tcPr>
          <w:p w14:paraId="3042BC4A" w14:textId="77777777" w:rsidR="005E6344" w:rsidRDefault="005E6344" w:rsidP="00681188">
            <w:pPr>
              <w:widowControl w:val="0"/>
              <w:numPr>
                <w:ilvl w:val="0"/>
                <w:numId w:val="54"/>
              </w:numPr>
              <w:spacing w:after="0" w:line="240" w:lineRule="auto"/>
              <w:contextualSpacing/>
              <w:rPr>
                <w:rFonts w:eastAsia="Times New Roman"/>
                <w:sz w:val="24"/>
              </w:rPr>
            </w:pPr>
            <w:r>
              <w:rPr>
                <w:rFonts w:eastAsia="Times New Roman"/>
                <w:sz w:val="24"/>
              </w:rPr>
              <w:t>Student should have reliable internet connection.</w:t>
            </w:r>
          </w:p>
          <w:p w14:paraId="0B3E2B44" w14:textId="77777777" w:rsidR="005E6344" w:rsidRDefault="005E6344" w:rsidP="00681188">
            <w:pPr>
              <w:widowControl w:val="0"/>
              <w:numPr>
                <w:ilvl w:val="0"/>
                <w:numId w:val="54"/>
              </w:numPr>
              <w:spacing w:after="0" w:line="240" w:lineRule="auto"/>
              <w:contextualSpacing/>
              <w:rPr>
                <w:rFonts w:eastAsia="Times New Roman"/>
                <w:sz w:val="24"/>
              </w:rPr>
            </w:pPr>
            <w:r>
              <w:rPr>
                <w:rFonts w:eastAsia="Times New Roman"/>
                <w:sz w:val="24"/>
              </w:rPr>
              <w:t>The database connection is required.</w:t>
            </w:r>
          </w:p>
          <w:p w14:paraId="6B0E9502" w14:textId="77777777" w:rsidR="005E6344" w:rsidRDefault="005E6344" w:rsidP="00681188">
            <w:pPr>
              <w:widowControl w:val="0"/>
              <w:numPr>
                <w:ilvl w:val="0"/>
                <w:numId w:val="54"/>
              </w:numPr>
              <w:spacing w:after="0" w:line="240" w:lineRule="auto"/>
              <w:contextualSpacing/>
              <w:rPr>
                <w:rFonts w:eastAsia="Times New Roman"/>
                <w:sz w:val="24"/>
              </w:rPr>
            </w:pPr>
            <w:r>
              <w:rPr>
                <w:rFonts w:eastAsia="Times New Roman"/>
                <w:sz w:val="24"/>
              </w:rPr>
              <w:t>Students should have already register themselves with system.</w:t>
            </w:r>
          </w:p>
          <w:p w14:paraId="29776E9B" w14:textId="77777777" w:rsidR="005E6344" w:rsidRPr="00FB20B9" w:rsidRDefault="005E6344" w:rsidP="00681188">
            <w:pPr>
              <w:widowControl w:val="0"/>
              <w:numPr>
                <w:ilvl w:val="0"/>
                <w:numId w:val="54"/>
              </w:numPr>
              <w:spacing w:after="0" w:line="240" w:lineRule="auto"/>
              <w:contextualSpacing/>
              <w:rPr>
                <w:rFonts w:eastAsia="Times New Roman"/>
                <w:sz w:val="24"/>
              </w:rPr>
            </w:pPr>
            <w:r>
              <w:rPr>
                <w:rFonts w:eastAsia="Times New Roman"/>
                <w:sz w:val="24"/>
              </w:rPr>
              <w:t>Student is already logged in into the system.</w:t>
            </w:r>
          </w:p>
        </w:tc>
      </w:tr>
      <w:tr w:rsidR="005E6344" w14:paraId="2703DC80" w14:textId="77777777" w:rsidTr="00681188">
        <w:tc>
          <w:tcPr>
            <w:tcW w:w="3230" w:type="dxa"/>
            <w:tcMar>
              <w:top w:w="100" w:type="dxa"/>
              <w:left w:w="100" w:type="dxa"/>
              <w:bottom w:w="100" w:type="dxa"/>
              <w:right w:w="100" w:type="dxa"/>
            </w:tcMar>
          </w:tcPr>
          <w:p w14:paraId="1BCE4BC2" w14:textId="77777777" w:rsidR="005E6344" w:rsidRPr="00106A37" w:rsidRDefault="005E6344" w:rsidP="00681188">
            <w:pPr>
              <w:widowControl w:val="0"/>
              <w:spacing w:line="240" w:lineRule="auto"/>
              <w:rPr>
                <w:b/>
              </w:rPr>
            </w:pPr>
            <w:r w:rsidRPr="00106A37">
              <w:rPr>
                <w:rFonts w:eastAsia="Times New Roman"/>
                <w:b/>
                <w:sz w:val="24"/>
              </w:rPr>
              <w:t>Flow of Control</w:t>
            </w:r>
          </w:p>
        </w:tc>
        <w:tc>
          <w:tcPr>
            <w:tcW w:w="6130" w:type="dxa"/>
            <w:tcMar>
              <w:top w:w="100" w:type="dxa"/>
              <w:left w:w="100" w:type="dxa"/>
              <w:bottom w:w="100" w:type="dxa"/>
              <w:right w:w="100" w:type="dxa"/>
            </w:tcMar>
          </w:tcPr>
          <w:p w14:paraId="543D2313" w14:textId="77777777" w:rsidR="005E6344" w:rsidRDefault="005E6344" w:rsidP="00681188">
            <w:pPr>
              <w:widowControl w:val="0"/>
              <w:numPr>
                <w:ilvl w:val="0"/>
                <w:numId w:val="55"/>
              </w:numPr>
              <w:spacing w:after="0" w:line="240" w:lineRule="auto"/>
              <w:contextualSpacing/>
              <w:rPr>
                <w:rFonts w:eastAsia="Times New Roman"/>
                <w:sz w:val="24"/>
              </w:rPr>
            </w:pPr>
            <w:r>
              <w:rPr>
                <w:rFonts w:eastAsia="Times New Roman"/>
                <w:sz w:val="24"/>
              </w:rPr>
              <w:t>Student clicks on “Edit Profile” button.</w:t>
            </w:r>
          </w:p>
          <w:p w14:paraId="48776253" w14:textId="77777777" w:rsidR="005E6344" w:rsidRPr="00BB7205" w:rsidRDefault="005E6344" w:rsidP="00681188">
            <w:pPr>
              <w:widowControl w:val="0"/>
              <w:numPr>
                <w:ilvl w:val="0"/>
                <w:numId w:val="55"/>
              </w:numPr>
              <w:spacing w:after="0" w:line="240" w:lineRule="auto"/>
              <w:contextualSpacing/>
              <w:rPr>
                <w:rFonts w:eastAsia="Times New Roman"/>
                <w:sz w:val="24"/>
              </w:rPr>
            </w:pPr>
            <w:r>
              <w:rPr>
                <w:rFonts w:eastAsia="Times New Roman"/>
                <w:sz w:val="24"/>
              </w:rPr>
              <w:t xml:space="preserve">Edit the information which they want to change.  </w:t>
            </w:r>
          </w:p>
        </w:tc>
      </w:tr>
      <w:tr w:rsidR="005E6344" w14:paraId="2BE9CB49" w14:textId="77777777" w:rsidTr="00681188">
        <w:tc>
          <w:tcPr>
            <w:tcW w:w="3230" w:type="dxa"/>
            <w:tcMar>
              <w:top w:w="100" w:type="dxa"/>
              <w:left w:w="100" w:type="dxa"/>
              <w:bottom w:w="100" w:type="dxa"/>
              <w:right w:w="100" w:type="dxa"/>
            </w:tcMar>
          </w:tcPr>
          <w:p w14:paraId="5A2EE5E0" w14:textId="77777777" w:rsidR="005E6344" w:rsidRPr="00106A37" w:rsidRDefault="005E6344" w:rsidP="00681188">
            <w:pPr>
              <w:widowControl w:val="0"/>
              <w:spacing w:line="240" w:lineRule="auto"/>
              <w:rPr>
                <w:b/>
              </w:rPr>
            </w:pPr>
            <w:r w:rsidRPr="00106A37">
              <w:rPr>
                <w:rFonts w:eastAsia="Times New Roman"/>
                <w:b/>
                <w:sz w:val="24"/>
              </w:rPr>
              <w:t>Post Conditions</w:t>
            </w:r>
          </w:p>
        </w:tc>
        <w:tc>
          <w:tcPr>
            <w:tcW w:w="6130" w:type="dxa"/>
            <w:tcMar>
              <w:top w:w="100" w:type="dxa"/>
              <w:left w:w="100" w:type="dxa"/>
              <w:bottom w:w="100" w:type="dxa"/>
              <w:right w:w="100" w:type="dxa"/>
            </w:tcMar>
          </w:tcPr>
          <w:p w14:paraId="5435B83C" w14:textId="77777777" w:rsidR="005E6344" w:rsidRPr="00F432BE" w:rsidRDefault="005E6344" w:rsidP="00681188">
            <w:pPr>
              <w:widowControl w:val="0"/>
              <w:numPr>
                <w:ilvl w:val="0"/>
                <w:numId w:val="56"/>
              </w:numPr>
              <w:spacing w:after="0" w:line="240" w:lineRule="auto"/>
              <w:contextualSpacing/>
              <w:rPr>
                <w:rFonts w:eastAsia="Times New Roman"/>
                <w:sz w:val="24"/>
              </w:rPr>
            </w:pPr>
            <w:r>
              <w:rPr>
                <w:rFonts w:eastAsia="Times New Roman"/>
                <w:sz w:val="24"/>
              </w:rPr>
              <w:t>Student’s profile will reflect changes.</w:t>
            </w:r>
          </w:p>
        </w:tc>
      </w:tr>
      <w:tr w:rsidR="005E6344" w14:paraId="40DFB362" w14:textId="77777777" w:rsidTr="00681188">
        <w:trPr>
          <w:trHeight w:val="585"/>
        </w:trPr>
        <w:tc>
          <w:tcPr>
            <w:tcW w:w="3230" w:type="dxa"/>
            <w:tcMar>
              <w:top w:w="100" w:type="dxa"/>
              <w:left w:w="100" w:type="dxa"/>
              <w:bottom w:w="100" w:type="dxa"/>
              <w:right w:w="100" w:type="dxa"/>
            </w:tcMar>
          </w:tcPr>
          <w:p w14:paraId="4328822A" w14:textId="77777777" w:rsidR="005E6344" w:rsidRPr="00106A37" w:rsidRDefault="005E6344" w:rsidP="00681188">
            <w:pPr>
              <w:widowControl w:val="0"/>
              <w:spacing w:line="240" w:lineRule="auto"/>
              <w:rPr>
                <w:b/>
              </w:rPr>
            </w:pPr>
            <w:r w:rsidRPr="00106A37">
              <w:rPr>
                <w:rFonts w:eastAsia="Times New Roman"/>
                <w:b/>
                <w:sz w:val="24"/>
              </w:rPr>
              <w:t>Error-Conditions</w:t>
            </w:r>
          </w:p>
        </w:tc>
        <w:tc>
          <w:tcPr>
            <w:tcW w:w="6130" w:type="dxa"/>
            <w:tcMar>
              <w:top w:w="100" w:type="dxa"/>
              <w:left w:w="100" w:type="dxa"/>
              <w:bottom w:w="100" w:type="dxa"/>
              <w:right w:w="100" w:type="dxa"/>
            </w:tcMar>
          </w:tcPr>
          <w:p w14:paraId="04166C83" w14:textId="77777777" w:rsidR="005E6344" w:rsidRDefault="005E6344" w:rsidP="00681188">
            <w:pPr>
              <w:widowControl w:val="0"/>
              <w:numPr>
                <w:ilvl w:val="0"/>
                <w:numId w:val="57"/>
              </w:numPr>
              <w:spacing w:after="0" w:line="240" w:lineRule="auto"/>
              <w:contextualSpacing/>
              <w:rPr>
                <w:rFonts w:eastAsia="Times New Roman"/>
                <w:sz w:val="24"/>
              </w:rPr>
            </w:pPr>
            <w:r>
              <w:rPr>
                <w:rFonts w:eastAsia="Times New Roman"/>
                <w:sz w:val="24"/>
              </w:rPr>
              <w:t>Internet connectivity lost during registration.</w:t>
            </w:r>
          </w:p>
          <w:p w14:paraId="6B4D9C9A" w14:textId="77777777" w:rsidR="005E6344" w:rsidRDefault="005E6344" w:rsidP="00681188">
            <w:pPr>
              <w:widowControl w:val="0"/>
              <w:numPr>
                <w:ilvl w:val="0"/>
                <w:numId w:val="57"/>
              </w:numPr>
              <w:spacing w:after="0" w:line="240" w:lineRule="auto"/>
              <w:contextualSpacing/>
              <w:rPr>
                <w:rFonts w:eastAsia="Times New Roman"/>
                <w:sz w:val="24"/>
              </w:rPr>
            </w:pPr>
            <w:r>
              <w:rPr>
                <w:rFonts w:eastAsia="Times New Roman"/>
                <w:sz w:val="24"/>
              </w:rPr>
              <w:t>Entered information is not in proper format- validation error</w:t>
            </w:r>
            <w:r w:rsidRPr="00524A30">
              <w:rPr>
                <w:rFonts w:eastAsia="Times New Roman"/>
                <w:sz w:val="24"/>
              </w:rPr>
              <w:t>.</w:t>
            </w:r>
            <w:r w:rsidRPr="00C415EE">
              <w:rPr>
                <w:rFonts w:eastAsia="Times New Roman"/>
                <w:sz w:val="24"/>
              </w:rPr>
              <w:t xml:space="preserve"> </w:t>
            </w:r>
          </w:p>
          <w:p w14:paraId="1B7DB6EF" w14:textId="77777777" w:rsidR="005E6344" w:rsidRPr="00F04F44" w:rsidRDefault="005E6344" w:rsidP="00681188">
            <w:pPr>
              <w:widowControl w:val="0"/>
              <w:numPr>
                <w:ilvl w:val="0"/>
                <w:numId w:val="57"/>
              </w:numPr>
              <w:spacing w:after="0" w:line="240" w:lineRule="auto"/>
              <w:contextualSpacing/>
              <w:rPr>
                <w:rFonts w:eastAsia="Times New Roman"/>
                <w:sz w:val="24"/>
              </w:rPr>
            </w:pPr>
            <w:r>
              <w:rPr>
                <w:rFonts w:eastAsia="Times New Roman"/>
                <w:sz w:val="24"/>
              </w:rPr>
              <w:t>System gets disconnected from the database server.</w:t>
            </w:r>
          </w:p>
        </w:tc>
      </w:tr>
      <w:tr w:rsidR="005E6344" w14:paraId="22C5FD56" w14:textId="77777777" w:rsidTr="00681188">
        <w:trPr>
          <w:trHeight w:val="585"/>
        </w:trPr>
        <w:tc>
          <w:tcPr>
            <w:tcW w:w="3230" w:type="dxa"/>
            <w:tcMar>
              <w:top w:w="100" w:type="dxa"/>
              <w:left w:w="100" w:type="dxa"/>
              <w:bottom w:w="100" w:type="dxa"/>
              <w:right w:w="100" w:type="dxa"/>
            </w:tcMar>
          </w:tcPr>
          <w:p w14:paraId="60F19828" w14:textId="77777777" w:rsidR="005E6344" w:rsidRPr="00106A37" w:rsidRDefault="005E6344" w:rsidP="00681188">
            <w:pPr>
              <w:widowControl w:val="0"/>
              <w:spacing w:line="240" w:lineRule="auto"/>
              <w:rPr>
                <w:rFonts w:eastAsia="Times New Roman"/>
                <w:b/>
                <w:sz w:val="24"/>
              </w:rPr>
            </w:pPr>
            <w:r>
              <w:rPr>
                <w:rFonts w:eastAsia="Times New Roman"/>
                <w:b/>
                <w:sz w:val="24"/>
              </w:rPr>
              <w:t>Non-Functional Requirement</w:t>
            </w:r>
          </w:p>
        </w:tc>
        <w:tc>
          <w:tcPr>
            <w:tcW w:w="6130" w:type="dxa"/>
            <w:tcMar>
              <w:top w:w="100" w:type="dxa"/>
              <w:left w:w="100" w:type="dxa"/>
              <w:bottom w:w="100" w:type="dxa"/>
              <w:right w:w="100" w:type="dxa"/>
            </w:tcMar>
          </w:tcPr>
          <w:p w14:paraId="2F672367" w14:textId="77777777" w:rsidR="005E6344" w:rsidRDefault="005E6344" w:rsidP="00681188">
            <w:pPr>
              <w:widowControl w:val="0"/>
              <w:numPr>
                <w:ilvl w:val="0"/>
                <w:numId w:val="101"/>
              </w:numPr>
              <w:spacing w:after="0" w:line="240" w:lineRule="auto"/>
              <w:contextualSpacing/>
              <w:rPr>
                <w:rFonts w:eastAsia="Times New Roman"/>
                <w:sz w:val="24"/>
              </w:rPr>
            </w:pPr>
            <w:r w:rsidRPr="00E12B6D">
              <w:rPr>
                <w:rFonts w:eastAsia="Times New Roman"/>
                <w:b/>
                <w:sz w:val="24"/>
              </w:rPr>
              <w:t>Reliability:</w:t>
            </w:r>
            <w:r>
              <w:rPr>
                <w:rFonts w:eastAsia="Times New Roman"/>
                <w:sz w:val="24"/>
              </w:rPr>
              <w:t xml:space="preserve"> The database should reflect the changes.</w:t>
            </w:r>
          </w:p>
        </w:tc>
      </w:tr>
    </w:tbl>
    <w:p w14:paraId="7FFF58F4" w14:textId="77777777" w:rsidR="005E6344" w:rsidRDefault="005E6344" w:rsidP="005E6344"/>
    <w:p w14:paraId="020494FC" w14:textId="77777777" w:rsidR="005E6344" w:rsidRDefault="005E6344" w:rsidP="005E6344"/>
    <w:p w14:paraId="04D44345" w14:textId="77777777" w:rsidR="005E6344" w:rsidRDefault="005E6344" w:rsidP="005E6344"/>
    <w:p w14:paraId="5E2558A0" w14:textId="77777777" w:rsidR="005E6344" w:rsidRDefault="005E6344" w:rsidP="005E6344"/>
    <w:p w14:paraId="59C5E98D" w14:textId="77777777" w:rsidR="005E6344" w:rsidRDefault="005E6344" w:rsidP="005E6344"/>
    <w:tbl>
      <w:tblPr>
        <w:tblpPr w:leftFromText="180" w:rightFromText="180" w:vertAnchor="page" w:horzAnchor="margin" w:tblpY="273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30"/>
        <w:gridCol w:w="6130"/>
      </w:tblGrid>
      <w:tr w:rsidR="00681188" w14:paraId="49AB69C1" w14:textId="77777777" w:rsidTr="00681188">
        <w:tc>
          <w:tcPr>
            <w:tcW w:w="3230" w:type="dxa"/>
            <w:tcMar>
              <w:top w:w="100" w:type="dxa"/>
              <w:left w:w="100" w:type="dxa"/>
              <w:bottom w:w="100" w:type="dxa"/>
              <w:right w:w="100" w:type="dxa"/>
            </w:tcMar>
          </w:tcPr>
          <w:p w14:paraId="0532961C" w14:textId="77777777" w:rsidR="00681188" w:rsidRPr="00106A37" w:rsidRDefault="00681188" w:rsidP="00681188">
            <w:pPr>
              <w:widowControl w:val="0"/>
              <w:spacing w:line="240" w:lineRule="auto"/>
              <w:rPr>
                <w:b/>
              </w:rPr>
            </w:pPr>
            <w:r w:rsidRPr="00106A37">
              <w:rPr>
                <w:rFonts w:eastAsia="Times New Roman"/>
                <w:b/>
                <w:sz w:val="24"/>
              </w:rPr>
              <w:t>USE CASE NAME</w:t>
            </w:r>
          </w:p>
        </w:tc>
        <w:tc>
          <w:tcPr>
            <w:tcW w:w="6130" w:type="dxa"/>
            <w:tcMar>
              <w:top w:w="100" w:type="dxa"/>
              <w:left w:w="100" w:type="dxa"/>
              <w:bottom w:w="100" w:type="dxa"/>
              <w:right w:w="100" w:type="dxa"/>
            </w:tcMar>
          </w:tcPr>
          <w:p w14:paraId="00B56334" w14:textId="77777777" w:rsidR="00681188" w:rsidRPr="004237A7" w:rsidRDefault="00681188" w:rsidP="00681188">
            <w:pPr>
              <w:pStyle w:val="ListParagraph"/>
              <w:widowControl w:val="0"/>
              <w:numPr>
                <w:ilvl w:val="0"/>
                <w:numId w:val="22"/>
              </w:numPr>
              <w:spacing w:line="240" w:lineRule="auto"/>
              <w:rPr>
                <w:b/>
              </w:rPr>
            </w:pPr>
            <w:r>
              <w:rPr>
                <w:rFonts w:ascii="Times New Roman" w:hAnsi="Times New Roman"/>
                <w:b/>
                <w:sz w:val="24"/>
                <w:szCs w:val="24"/>
              </w:rPr>
              <w:t xml:space="preserve">Teacher Registration </w:t>
            </w:r>
          </w:p>
        </w:tc>
      </w:tr>
      <w:tr w:rsidR="00681188" w14:paraId="61353338" w14:textId="77777777" w:rsidTr="00681188">
        <w:tc>
          <w:tcPr>
            <w:tcW w:w="3230" w:type="dxa"/>
            <w:tcMar>
              <w:top w:w="100" w:type="dxa"/>
              <w:left w:w="100" w:type="dxa"/>
              <w:bottom w:w="100" w:type="dxa"/>
              <w:right w:w="100" w:type="dxa"/>
            </w:tcMar>
          </w:tcPr>
          <w:p w14:paraId="5004DCDE" w14:textId="77777777" w:rsidR="00681188" w:rsidRPr="00106A37" w:rsidRDefault="00681188" w:rsidP="00681188">
            <w:pPr>
              <w:widowControl w:val="0"/>
              <w:spacing w:line="240" w:lineRule="auto"/>
              <w:rPr>
                <w:b/>
              </w:rPr>
            </w:pPr>
            <w:r w:rsidRPr="00106A37">
              <w:rPr>
                <w:rFonts w:eastAsia="Times New Roman"/>
                <w:b/>
                <w:sz w:val="24"/>
              </w:rPr>
              <w:t>Actors</w:t>
            </w:r>
          </w:p>
        </w:tc>
        <w:tc>
          <w:tcPr>
            <w:tcW w:w="6130" w:type="dxa"/>
            <w:tcMar>
              <w:top w:w="100" w:type="dxa"/>
              <w:left w:w="100" w:type="dxa"/>
              <w:bottom w:w="100" w:type="dxa"/>
              <w:right w:w="100" w:type="dxa"/>
            </w:tcMar>
          </w:tcPr>
          <w:p w14:paraId="659A0816" w14:textId="77777777" w:rsidR="00681188" w:rsidRPr="00BB7205" w:rsidRDefault="00681188" w:rsidP="00681188">
            <w:pPr>
              <w:widowControl w:val="0"/>
              <w:spacing w:line="240" w:lineRule="auto"/>
              <w:rPr>
                <w:sz w:val="24"/>
              </w:rPr>
            </w:pPr>
            <w:r>
              <w:rPr>
                <w:sz w:val="24"/>
              </w:rPr>
              <w:t xml:space="preserve">      Teacher</w:t>
            </w:r>
            <w:r w:rsidRPr="00BB7205">
              <w:rPr>
                <w:sz w:val="24"/>
              </w:rPr>
              <w:t xml:space="preserve"> </w:t>
            </w:r>
          </w:p>
        </w:tc>
      </w:tr>
      <w:tr w:rsidR="00681188" w14:paraId="5DD919B8" w14:textId="77777777" w:rsidTr="00681188">
        <w:tc>
          <w:tcPr>
            <w:tcW w:w="3230" w:type="dxa"/>
            <w:tcMar>
              <w:top w:w="100" w:type="dxa"/>
              <w:left w:w="100" w:type="dxa"/>
              <w:bottom w:w="100" w:type="dxa"/>
              <w:right w:w="100" w:type="dxa"/>
            </w:tcMar>
          </w:tcPr>
          <w:p w14:paraId="50FAD584" w14:textId="77777777" w:rsidR="00681188" w:rsidRPr="00106A37" w:rsidRDefault="00681188" w:rsidP="00681188">
            <w:pPr>
              <w:widowControl w:val="0"/>
              <w:spacing w:line="240" w:lineRule="auto"/>
              <w:rPr>
                <w:b/>
              </w:rPr>
            </w:pPr>
            <w:r w:rsidRPr="00106A37">
              <w:rPr>
                <w:rFonts w:eastAsia="Times New Roman"/>
                <w:b/>
                <w:sz w:val="24"/>
              </w:rPr>
              <w:t>Pre-Conditions</w:t>
            </w:r>
          </w:p>
        </w:tc>
        <w:tc>
          <w:tcPr>
            <w:tcW w:w="6130" w:type="dxa"/>
            <w:tcMar>
              <w:top w:w="100" w:type="dxa"/>
              <w:left w:w="100" w:type="dxa"/>
              <w:bottom w:w="100" w:type="dxa"/>
              <w:right w:w="100" w:type="dxa"/>
            </w:tcMar>
          </w:tcPr>
          <w:p w14:paraId="41DE118E" w14:textId="77777777" w:rsidR="00681188" w:rsidRDefault="00681188" w:rsidP="00681188">
            <w:pPr>
              <w:widowControl w:val="0"/>
              <w:numPr>
                <w:ilvl w:val="0"/>
                <w:numId w:val="62"/>
              </w:numPr>
              <w:spacing w:after="0" w:line="240" w:lineRule="auto"/>
              <w:contextualSpacing/>
              <w:rPr>
                <w:rFonts w:eastAsia="Times New Roman"/>
                <w:sz w:val="24"/>
              </w:rPr>
            </w:pPr>
            <w:r>
              <w:rPr>
                <w:rFonts w:eastAsia="Times New Roman"/>
                <w:sz w:val="24"/>
              </w:rPr>
              <w:t>Teacher should have reliable internet connection.</w:t>
            </w:r>
          </w:p>
          <w:p w14:paraId="7F543DF0" w14:textId="77777777" w:rsidR="00681188" w:rsidRPr="00AE5B39" w:rsidRDefault="00681188" w:rsidP="00681188">
            <w:pPr>
              <w:widowControl w:val="0"/>
              <w:numPr>
                <w:ilvl w:val="0"/>
                <w:numId w:val="62"/>
              </w:numPr>
              <w:spacing w:after="0" w:line="240" w:lineRule="auto"/>
              <w:contextualSpacing/>
              <w:rPr>
                <w:rFonts w:eastAsia="Times New Roman"/>
                <w:sz w:val="24"/>
              </w:rPr>
            </w:pPr>
            <w:r>
              <w:rPr>
                <w:rFonts w:eastAsia="Times New Roman"/>
                <w:sz w:val="24"/>
              </w:rPr>
              <w:t>The database connection is required.</w:t>
            </w:r>
          </w:p>
        </w:tc>
      </w:tr>
      <w:tr w:rsidR="00681188" w14:paraId="117ACA90" w14:textId="77777777" w:rsidTr="00681188">
        <w:tc>
          <w:tcPr>
            <w:tcW w:w="3230" w:type="dxa"/>
            <w:tcMar>
              <w:top w:w="100" w:type="dxa"/>
              <w:left w:w="100" w:type="dxa"/>
              <w:bottom w:w="100" w:type="dxa"/>
              <w:right w:w="100" w:type="dxa"/>
            </w:tcMar>
          </w:tcPr>
          <w:p w14:paraId="6CBC99A8" w14:textId="77777777" w:rsidR="00681188" w:rsidRPr="00106A37" w:rsidRDefault="00681188" w:rsidP="00681188">
            <w:pPr>
              <w:widowControl w:val="0"/>
              <w:spacing w:line="240" w:lineRule="auto"/>
              <w:rPr>
                <w:b/>
              </w:rPr>
            </w:pPr>
            <w:r w:rsidRPr="00106A37">
              <w:rPr>
                <w:rFonts w:eastAsia="Times New Roman"/>
                <w:b/>
                <w:sz w:val="24"/>
              </w:rPr>
              <w:t>Flow of Control</w:t>
            </w:r>
          </w:p>
        </w:tc>
        <w:tc>
          <w:tcPr>
            <w:tcW w:w="6130" w:type="dxa"/>
            <w:tcMar>
              <w:top w:w="100" w:type="dxa"/>
              <w:left w:w="100" w:type="dxa"/>
              <w:bottom w:w="100" w:type="dxa"/>
              <w:right w:w="100" w:type="dxa"/>
            </w:tcMar>
          </w:tcPr>
          <w:p w14:paraId="1A5FBEDD" w14:textId="77777777" w:rsidR="00681188" w:rsidRDefault="00681188" w:rsidP="00681188">
            <w:pPr>
              <w:widowControl w:val="0"/>
              <w:numPr>
                <w:ilvl w:val="0"/>
                <w:numId w:val="63"/>
              </w:numPr>
              <w:spacing w:after="0" w:line="240" w:lineRule="auto"/>
              <w:contextualSpacing/>
              <w:rPr>
                <w:rFonts w:eastAsia="Times New Roman"/>
                <w:sz w:val="24"/>
              </w:rPr>
            </w:pPr>
            <w:r>
              <w:rPr>
                <w:rFonts w:eastAsia="Times New Roman"/>
                <w:sz w:val="24"/>
              </w:rPr>
              <w:t>Teacher clicks on “Registration” button.</w:t>
            </w:r>
          </w:p>
          <w:p w14:paraId="6629EF70" w14:textId="77777777" w:rsidR="00681188" w:rsidRDefault="00681188" w:rsidP="00681188">
            <w:pPr>
              <w:widowControl w:val="0"/>
              <w:numPr>
                <w:ilvl w:val="0"/>
                <w:numId w:val="63"/>
              </w:numPr>
              <w:spacing w:after="0" w:line="240" w:lineRule="auto"/>
              <w:contextualSpacing/>
              <w:jc w:val="both"/>
              <w:rPr>
                <w:rFonts w:eastAsia="Times New Roman"/>
                <w:sz w:val="24"/>
              </w:rPr>
            </w:pPr>
            <w:r>
              <w:rPr>
                <w:rFonts w:eastAsia="Times New Roman"/>
                <w:sz w:val="24"/>
              </w:rPr>
              <w:t>Teacher will enter his all information like Firstname, Lastname, Address, Mobile, Birth-date, Teaching-Interest, Email.</w:t>
            </w:r>
          </w:p>
          <w:p w14:paraId="71D37CA4" w14:textId="77777777" w:rsidR="00681188" w:rsidRDefault="00681188" w:rsidP="00681188">
            <w:pPr>
              <w:widowControl w:val="0"/>
              <w:numPr>
                <w:ilvl w:val="0"/>
                <w:numId w:val="63"/>
              </w:numPr>
              <w:spacing w:after="0" w:line="240" w:lineRule="auto"/>
              <w:contextualSpacing/>
              <w:rPr>
                <w:rFonts w:eastAsia="Times New Roman"/>
                <w:sz w:val="24"/>
              </w:rPr>
            </w:pPr>
            <w:r>
              <w:rPr>
                <w:rFonts w:eastAsia="Times New Roman"/>
                <w:sz w:val="24"/>
              </w:rPr>
              <w:t>Teacher will select a unique username and password.</w:t>
            </w:r>
          </w:p>
          <w:p w14:paraId="5961A16D" w14:textId="77777777" w:rsidR="00681188" w:rsidRPr="003F516A" w:rsidRDefault="00681188" w:rsidP="00681188">
            <w:pPr>
              <w:widowControl w:val="0"/>
              <w:numPr>
                <w:ilvl w:val="0"/>
                <w:numId w:val="63"/>
              </w:numPr>
              <w:spacing w:after="0" w:line="240" w:lineRule="auto"/>
              <w:contextualSpacing/>
              <w:rPr>
                <w:rFonts w:eastAsia="Times New Roman"/>
                <w:sz w:val="24"/>
              </w:rPr>
            </w:pPr>
            <w:r>
              <w:rPr>
                <w:rFonts w:eastAsia="Times New Roman"/>
                <w:sz w:val="24"/>
              </w:rPr>
              <w:t>Teacher will click on “Submit” button</w:t>
            </w:r>
          </w:p>
        </w:tc>
      </w:tr>
      <w:tr w:rsidR="00681188" w14:paraId="7744E914" w14:textId="77777777" w:rsidTr="00681188">
        <w:tc>
          <w:tcPr>
            <w:tcW w:w="3230" w:type="dxa"/>
            <w:tcMar>
              <w:top w:w="100" w:type="dxa"/>
              <w:left w:w="100" w:type="dxa"/>
              <w:bottom w:w="100" w:type="dxa"/>
              <w:right w:w="100" w:type="dxa"/>
            </w:tcMar>
          </w:tcPr>
          <w:p w14:paraId="2EB9A25F" w14:textId="77777777" w:rsidR="00681188" w:rsidRPr="00106A37" w:rsidRDefault="00681188" w:rsidP="00681188">
            <w:pPr>
              <w:widowControl w:val="0"/>
              <w:spacing w:line="240" w:lineRule="auto"/>
              <w:rPr>
                <w:b/>
              </w:rPr>
            </w:pPr>
            <w:r w:rsidRPr="00106A37">
              <w:rPr>
                <w:rFonts w:eastAsia="Times New Roman"/>
                <w:b/>
                <w:sz w:val="24"/>
              </w:rPr>
              <w:t>Post Conditions</w:t>
            </w:r>
          </w:p>
        </w:tc>
        <w:tc>
          <w:tcPr>
            <w:tcW w:w="6130" w:type="dxa"/>
            <w:tcMar>
              <w:top w:w="100" w:type="dxa"/>
              <w:left w:w="100" w:type="dxa"/>
              <w:bottom w:w="100" w:type="dxa"/>
              <w:right w:w="100" w:type="dxa"/>
            </w:tcMar>
          </w:tcPr>
          <w:p w14:paraId="2296E8DC" w14:textId="77777777" w:rsidR="00681188" w:rsidRDefault="00681188" w:rsidP="00681188">
            <w:pPr>
              <w:widowControl w:val="0"/>
              <w:numPr>
                <w:ilvl w:val="0"/>
                <w:numId w:val="64"/>
              </w:numPr>
              <w:spacing w:after="0" w:line="240" w:lineRule="auto"/>
              <w:contextualSpacing/>
              <w:rPr>
                <w:rFonts w:eastAsia="Times New Roman"/>
                <w:sz w:val="24"/>
              </w:rPr>
            </w:pPr>
            <w:r>
              <w:rPr>
                <w:rFonts w:eastAsia="Times New Roman"/>
                <w:sz w:val="24"/>
              </w:rPr>
              <w:t>Teacher successfully registered in the system.</w:t>
            </w:r>
          </w:p>
          <w:p w14:paraId="12700B4E" w14:textId="77777777" w:rsidR="00681188" w:rsidRDefault="00681188" w:rsidP="00681188">
            <w:pPr>
              <w:widowControl w:val="0"/>
              <w:numPr>
                <w:ilvl w:val="0"/>
                <w:numId w:val="64"/>
              </w:numPr>
              <w:spacing w:after="0" w:line="240" w:lineRule="auto"/>
              <w:contextualSpacing/>
              <w:rPr>
                <w:rFonts w:eastAsia="Times New Roman"/>
                <w:sz w:val="24"/>
              </w:rPr>
            </w:pPr>
            <w:r>
              <w:rPr>
                <w:rFonts w:eastAsia="Times New Roman"/>
                <w:sz w:val="24"/>
              </w:rPr>
              <w:t>Teacher will now able to access his account his personal account.</w:t>
            </w:r>
          </w:p>
          <w:p w14:paraId="6F6E5878" w14:textId="77777777" w:rsidR="00681188" w:rsidRPr="00F432BE" w:rsidRDefault="00681188" w:rsidP="00681188">
            <w:pPr>
              <w:widowControl w:val="0"/>
              <w:numPr>
                <w:ilvl w:val="0"/>
                <w:numId w:val="64"/>
              </w:numPr>
              <w:spacing w:after="0" w:line="240" w:lineRule="auto"/>
              <w:contextualSpacing/>
              <w:rPr>
                <w:rFonts w:eastAsia="Times New Roman"/>
                <w:sz w:val="24"/>
              </w:rPr>
            </w:pPr>
            <w:r>
              <w:rPr>
                <w:rFonts w:eastAsia="Times New Roman"/>
                <w:sz w:val="24"/>
              </w:rPr>
              <w:t>Teacher can drop a student.</w:t>
            </w:r>
          </w:p>
        </w:tc>
      </w:tr>
      <w:tr w:rsidR="00681188" w14:paraId="06706BB6" w14:textId="77777777" w:rsidTr="00681188">
        <w:trPr>
          <w:trHeight w:val="585"/>
        </w:trPr>
        <w:tc>
          <w:tcPr>
            <w:tcW w:w="3230" w:type="dxa"/>
            <w:tcMar>
              <w:top w:w="100" w:type="dxa"/>
              <w:left w:w="100" w:type="dxa"/>
              <w:bottom w:w="100" w:type="dxa"/>
              <w:right w:w="100" w:type="dxa"/>
            </w:tcMar>
          </w:tcPr>
          <w:p w14:paraId="29AE9D47" w14:textId="77777777" w:rsidR="00681188" w:rsidRPr="00106A37" w:rsidRDefault="00681188" w:rsidP="00681188">
            <w:pPr>
              <w:widowControl w:val="0"/>
              <w:spacing w:line="240" w:lineRule="auto"/>
              <w:rPr>
                <w:b/>
              </w:rPr>
            </w:pPr>
            <w:r w:rsidRPr="00106A37">
              <w:rPr>
                <w:rFonts w:eastAsia="Times New Roman"/>
                <w:b/>
                <w:sz w:val="24"/>
              </w:rPr>
              <w:t>Error-Conditions</w:t>
            </w:r>
          </w:p>
        </w:tc>
        <w:tc>
          <w:tcPr>
            <w:tcW w:w="6130" w:type="dxa"/>
            <w:tcMar>
              <w:top w:w="100" w:type="dxa"/>
              <w:left w:w="100" w:type="dxa"/>
              <w:bottom w:w="100" w:type="dxa"/>
              <w:right w:w="100" w:type="dxa"/>
            </w:tcMar>
          </w:tcPr>
          <w:p w14:paraId="2AD46DC2" w14:textId="77777777" w:rsidR="00681188" w:rsidRDefault="00681188" w:rsidP="00681188">
            <w:pPr>
              <w:widowControl w:val="0"/>
              <w:numPr>
                <w:ilvl w:val="0"/>
                <w:numId w:val="65"/>
              </w:numPr>
              <w:spacing w:after="0" w:line="240" w:lineRule="auto"/>
              <w:contextualSpacing/>
              <w:rPr>
                <w:rFonts w:eastAsia="Times New Roman"/>
                <w:sz w:val="24"/>
              </w:rPr>
            </w:pPr>
            <w:r>
              <w:rPr>
                <w:rFonts w:eastAsia="Times New Roman"/>
                <w:sz w:val="24"/>
              </w:rPr>
              <w:t>Internet connectivity lost during registration.</w:t>
            </w:r>
          </w:p>
          <w:p w14:paraId="32837176" w14:textId="77777777" w:rsidR="00681188" w:rsidRDefault="00681188" w:rsidP="00681188">
            <w:pPr>
              <w:widowControl w:val="0"/>
              <w:numPr>
                <w:ilvl w:val="0"/>
                <w:numId w:val="65"/>
              </w:numPr>
              <w:spacing w:after="0" w:line="240" w:lineRule="auto"/>
              <w:contextualSpacing/>
              <w:rPr>
                <w:rFonts w:eastAsia="Times New Roman"/>
                <w:sz w:val="24"/>
              </w:rPr>
            </w:pPr>
            <w:r>
              <w:rPr>
                <w:rFonts w:eastAsia="Times New Roman"/>
                <w:sz w:val="24"/>
              </w:rPr>
              <w:t>Entered information is not in proper format- validation error</w:t>
            </w:r>
            <w:r w:rsidRPr="00524A30">
              <w:rPr>
                <w:rFonts w:eastAsia="Times New Roman"/>
                <w:sz w:val="24"/>
              </w:rPr>
              <w:t>.</w:t>
            </w:r>
            <w:r w:rsidRPr="00C415EE">
              <w:rPr>
                <w:rFonts w:eastAsia="Times New Roman"/>
                <w:sz w:val="24"/>
              </w:rPr>
              <w:t xml:space="preserve"> </w:t>
            </w:r>
          </w:p>
          <w:p w14:paraId="77A4885E" w14:textId="77777777" w:rsidR="00681188" w:rsidRDefault="00681188" w:rsidP="00681188">
            <w:pPr>
              <w:widowControl w:val="0"/>
              <w:numPr>
                <w:ilvl w:val="0"/>
                <w:numId w:val="65"/>
              </w:numPr>
              <w:spacing w:after="0" w:line="240" w:lineRule="auto"/>
              <w:contextualSpacing/>
              <w:rPr>
                <w:rFonts w:eastAsia="Times New Roman"/>
                <w:sz w:val="24"/>
              </w:rPr>
            </w:pPr>
            <w:r>
              <w:rPr>
                <w:rFonts w:eastAsia="Times New Roman"/>
                <w:sz w:val="24"/>
              </w:rPr>
              <w:t>System gets disconnected from the database server.</w:t>
            </w:r>
          </w:p>
          <w:p w14:paraId="7E106971" w14:textId="77777777" w:rsidR="00681188" w:rsidRDefault="00681188" w:rsidP="00681188">
            <w:pPr>
              <w:widowControl w:val="0"/>
              <w:numPr>
                <w:ilvl w:val="0"/>
                <w:numId w:val="65"/>
              </w:numPr>
              <w:spacing w:after="0" w:line="240" w:lineRule="auto"/>
              <w:contextualSpacing/>
              <w:rPr>
                <w:rFonts w:eastAsia="Times New Roman"/>
                <w:sz w:val="24"/>
              </w:rPr>
            </w:pPr>
            <w:r>
              <w:rPr>
                <w:rFonts w:eastAsia="Times New Roman"/>
                <w:sz w:val="24"/>
              </w:rPr>
              <w:t>Password chosen does not have the proper specification. (Password requirements not met)</w:t>
            </w:r>
          </w:p>
          <w:p w14:paraId="56AA1873" w14:textId="77777777" w:rsidR="00681188" w:rsidRDefault="00681188" w:rsidP="00681188">
            <w:pPr>
              <w:widowControl w:val="0"/>
              <w:numPr>
                <w:ilvl w:val="0"/>
                <w:numId w:val="65"/>
              </w:numPr>
              <w:spacing w:after="0" w:line="240" w:lineRule="auto"/>
              <w:contextualSpacing/>
              <w:rPr>
                <w:rFonts w:eastAsia="Times New Roman"/>
                <w:sz w:val="24"/>
              </w:rPr>
            </w:pPr>
            <w:r>
              <w:rPr>
                <w:rFonts w:eastAsia="Times New Roman"/>
                <w:sz w:val="24"/>
              </w:rPr>
              <w:t>Characters entered in “Password” and “Confirm Password” does not match.</w:t>
            </w:r>
          </w:p>
          <w:p w14:paraId="5678CC1E" w14:textId="77777777" w:rsidR="00681188" w:rsidRDefault="00681188" w:rsidP="00681188">
            <w:pPr>
              <w:widowControl w:val="0"/>
              <w:numPr>
                <w:ilvl w:val="0"/>
                <w:numId w:val="65"/>
              </w:numPr>
              <w:spacing w:after="0" w:line="240" w:lineRule="auto"/>
              <w:contextualSpacing/>
              <w:rPr>
                <w:rFonts w:eastAsia="Times New Roman"/>
                <w:sz w:val="24"/>
              </w:rPr>
            </w:pPr>
            <w:r>
              <w:rPr>
                <w:rFonts w:eastAsia="Times New Roman"/>
                <w:sz w:val="24"/>
              </w:rPr>
              <w:t>E-mail entered is invalid.</w:t>
            </w:r>
          </w:p>
          <w:p w14:paraId="733B7AA7" w14:textId="77777777" w:rsidR="00681188" w:rsidRDefault="00681188" w:rsidP="00681188">
            <w:pPr>
              <w:widowControl w:val="0"/>
              <w:numPr>
                <w:ilvl w:val="0"/>
                <w:numId w:val="65"/>
              </w:numPr>
              <w:spacing w:after="0" w:line="240" w:lineRule="auto"/>
              <w:contextualSpacing/>
              <w:rPr>
                <w:rFonts w:eastAsia="Times New Roman"/>
                <w:sz w:val="24"/>
              </w:rPr>
            </w:pPr>
            <w:r>
              <w:rPr>
                <w:rFonts w:eastAsia="Times New Roman"/>
                <w:sz w:val="24"/>
              </w:rPr>
              <w:t xml:space="preserve">Contact number has less than ten digits. </w:t>
            </w:r>
          </w:p>
          <w:p w14:paraId="4BDD5E1D" w14:textId="77777777" w:rsidR="00681188" w:rsidRPr="0078111E" w:rsidRDefault="00681188" w:rsidP="00681188">
            <w:pPr>
              <w:widowControl w:val="0"/>
              <w:numPr>
                <w:ilvl w:val="0"/>
                <w:numId w:val="65"/>
              </w:numPr>
              <w:spacing w:after="0" w:line="240" w:lineRule="auto"/>
              <w:contextualSpacing/>
              <w:rPr>
                <w:rFonts w:eastAsia="Times New Roman"/>
                <w:sz w:val="24"/>
              </w:rPr>
            </w:pPr>
            <w:r>
              <w:rPr>
                <w:rFonts w:eastAsia="Times New Roman"/>
                <w:sz w:val="24"/>
              </w:rPr>
              <w:t>Data entered is not stored in the database- error: server down.</w:t>
            </w:r>
          </w:p>
        </w:tc>
      </w:tr>
      <w:tr w:rsidR="00681188" w14:paraId="7FB42245" w14:textId="77777777" w:rsidTr="00681188">
        <w:trPr>
          <w:trHeight w:val="585"/>
        </w:trPr>
        <w:tc>
          <w:tcPr>
            <w:tcW w:w="3230" w:type="dxa"/>
            <w:tcMar>
              <w:top w:w="100" w:type="dxa"/>
              <w:left w:w="100" w:type="dxa"/>
              <w:bottom w:w="100" w:type="dxa"/>
              <w:right w:w="100" w:type="dxa"/>
            </w:tcMar>
          </w:tcPr>
          <w:p w14:paraId="21E0CB2F" w14:textId="77777777" w:rsidR="00681188" w:rsidRPr="00106A37" w:rsidRDefault="00681188" w:rsidP="00681188">
            <w:pPr>
              <w:widowControl w:val="0"/>
              <w:spacing w:line="240" w:lineRule="auto"/>
              <w:rPr>
                <w:rFonts w:eastAsia="Times New Roman"/>
                <w:b/>
                <w:sz w:val="24"/>
              </w:rPr>
            </w:pPr>
            <w:r>
              <w:rPr>
                <w:rFonts w:eastAsia="Times New Roman"/>
                <w:b/>
                <w:sz w:val="24"/>
              </w:rPr>
              <w:t>Non-Functional Requirement</w:t>
            </w:r>
          </w:p>
        </w:tc>
        <w:tc>
          <w:tcPr>
            <w:tcW w:w="6130" w:type="dxa"/>
            <w:tcMar>
              <w:top w:w="100" w:type="dxa"/>
              <w:left w:w="100" w:type="dxa"/>
              <w:bottom w:w="100" w:type="dxa"/>
              <w:right w:w="100" w:type="dxa"/>
            </w:tcMar>
          </w:tcPr>
          <w:p w14:paraId="47DF880A" w14:textId="77777777" w:rsidR="00681188" w:rsidRDefault="00681188" w:rsidP="00681188">
            <w:pPr>
              <w:widowControl w:val="0"/>
              <w:numPr>
                <w:ilvl w:val="0"/>
                <w:numId w:val="102"/>
              </w:numPr>
              <w:spacing w:after="0" w:line="240" w:lineRule="auto"/>
              <w:contextualSpacing/>
              <w:rPr>
                <w:rFonts w:eastAsia="Times New Roman"/>
                <w:sz w:val="24"/>
              </w:rPr>
            </w:pPr>
            <w:r w:rsidRPr="00E12B6D">
              <w:rPr>
                <w:rFonts w:eastAsia="Times New Roman"/>
                <w:b/>
                <w:sz w:val="24"/>
              </w:rPr>
              <w:t>Reliability:</w:t>
            </w:r>
            <w:r>
              <w:rPr>
                <w:rFonts w:eastAsia="Times New Roman"/>
                <w:sz w:val="24"/>
              </w:rPr>
              <w:t xml:space="preserve"> </w:t>
            </w:r>
            <w:r w:rsidRPr="006B4ED0">
              <w:rPr>
                <w:rFonts w:eastAsia="Times New Roman"/>
                <w:sz w:val="24"/>
              </w:rPr>
              <w:t>All data should be properly stored in the database.</w:t>
            </w:r>
          </w:p>
          <w:p w14:paraId="6572C9C9" w14:textId="77777777" w:rsidR="00681188" w:rsidRDefault="00681188" w:rsidP="00681188">
            <w:pPr>
              <w:widowControl w:val="0"/>
              <w:numPr>
                <w:ilvl w:val="0"/>
                <w:numId w:val="102"/>
              </w:numPr>
              <w:spacing w:after="0" w:line="240" w:lineRule="auto"/>
              <w:contextualSpacing/>
              <w:rPr>
                <w:rFonts w:eastAsia="Times New Roman"/>
                <w:sz w:val="24"/>
              </w:rPr>
            </w:pPr>
            <w:r w:rsidRPr="004B59BF">
              <w:rPr>
                <w:rFonts w:eastAsia="Times New Roman"/>
                <w:b/>
                <w:sz w:val="24"/>
              </w:rPr>
              <w:t>Performance:</w:t>
            </w:r>
            <w:r>
              <w:rPr>
                <w:rFonts w:eastAsia="Times New Roman"/>
                <w:sz w:val="24"/>
              </w:rPr>
              <w:t xml:space="preserve"> All validations should run correctly.</w:t>
            </w:r>
          </w:p>
        </w:tc>
      </w:tr>
    </w:tbl>
    <w:p w14:paraId="189DA54F" w14:textId="1E7C71F0" w:rsidR="005E6344" w:rsidRPr="00681188" w:rsidRDefault="00681188" w:rsidP="005E6344">
      <w:pPr>
        <w:rPr>
          <w:b/>
          <w:sz w:val="24"/>
        </w:rPr>
      </w:pPr>
      <w:r>
        <w:rPr>
          <w:b/>
          <w:sz w:val="24"/>
        </w:rPr>
        <w:t>TABLE 11. Teacher Registration</w:t>
      </w:r>
    </w:p>
    <w:p w14:paraId="72DB8E6E" w14:textId="77777777" w:rsidR="005E6344" w:rsidRDefault="005E6344" w:rsidP="005E6344"/>
    <w:p w14:paraId="6BF3FDC8" w14:textId="77777777" w:rsidR="005E6344" w:rsidRDefault="005E6344" w:rsidP="005E6344"/>
    <w:p w14:paraId="0A5BCA2F" w14:textId="77777777" w:rsidR="005E6344" w:rsidRDefault="005E6344" w:rsidP="005E6344"/>
    <w:p w14:paraId="65D6707E" w14:textId="77777777" w:rsidR="005E6344" w:rsidRDefault="005E6344" w:rsidP="005E6344">
      <w:pPr>
        <w:rPr>
          <w:b/>
          <w:sz w:val="24"/>
        </w:rPr>
      </w:pPr>
    </w:p>
    <w:p w14:paraId="6EA685FC" w14:textId="77777777" w:rsidR="005E6344" w:rsidRDefault="005E6344" w:rsidP="005E6344">
      <w:pPr>
        <w:rPr>
          <w:b/>
          <w:sz w:val="24"/>
        </w:rPr>
      </w:pPr>
    </w:p>
    <w:p w14:paraId="056F0A30" w14:textId="77777777" w:rsidR="005E6344" w:rsidRDefault="005E6344" w:rsidP="005E6344">
      <w:pPr>
        <w:rPr>
          <w:b/>
          <w:sz w:val="24"/>
        </w:rPr>
      </w:pPr>
    </w:p>
    <w:p w14:paraId="6063D127" w14:textId="77777777" w:rsidR="00681188" w:rsidRDefault="00681188" w:rsidP="00681188">
      <w:pPr>
        <w:rPr>
          <w:b/>
          <w:sz w:val="24"/>
        </w:rPr>
      </w:pPr>
    </w:p>
    <w:p w14:paraId="32875D18" w14:textId="0B97FA23" w:rsidR="00681188" w:rsidRPr="00A7272A" w:rsidRDefault="00681188" w:rsidP="00681188">
      <w:pPr>
        <w:rPr>
          <w:b/>
          <w:sz w:val="24"/>
        </w:rPr>
      </w:pPr>
      <w:r>
        <w:rPr>
          <w:b/>
          <w:sz w:val="24"/>
        </w:rPr>
        <w:t>TABLE 12. Teacher Login</w:t>
      </w:r>
    </w:p>
    <w:p w14:paraId="0FE68DCF" w14:textId="77777777" w:rsidR="005E6344" w:rsidRDefault="005E6344" w:rsidP="005E6344">
      <w:pPr>
        <w:rPr>
          <w:sz w:val="36"/>
          <w:szCs w:val="36"/>
        </w:rPr>
      </w:pPr>
    </w:p>
    <w:p w14:paraId="1ADB04C9" w14:textId="77777777" w:rsidR="005E6344" w:rsidRDefault="005E6344" w:rsidP="005E6344">
      <w:pPr>
        <w:rPr>
          <w:sz w:val="36"/>
          <w:szCs w:val="36"/>
        </w:rPr>
      </w:pPr>
    </w:p>
    <w:tbl>
      <w:tblPr>
        <w:tblpPr w:leftFromText="180" w:rightFromText="180" w:vertAnchor="page" w:horzAnchor="margin" w:tblpY="3346"/>
        <w:tblW w:w="95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4"/>
        <w:gridCol w:w="6270"/>
      </w:tblGrid>
      <w:tr w:rsidR="005E6344" w14:paraId="7FDDFFAE" w14:textId="77777777" w:rsidTr="00681188">
        <w:trPr>
          <w:trHeight w:val="475"/>
        </w:trPr>
        <w:tc>
          <w:tcPr>
            <w:tcW w:w="3304" w:type="dxa"/>
            <w:tcMar>
              <w:top w:w="100" w:type="dxa"/>
              <w:left w:w="100" w:type="dxa"/>
              <w:bottom w:w="100" w:type="dxa"/>
              <w:right w:w="100" w:type="dxa"/>
            </w:tcMar>
          </w:tcPr>
          <w:p w14:paraId="5F534A8A" w14:textId="77777777" w:rsidR="005E6344" w:rsidRPr="00106A37" w:rsidRDefault="005E6344" w:rsidP="00681188">
            <w:pPr>
              <w:widowControl w:val="0"/>
              <w:spacing w:line="240" w:lineRule="auto"/>
              <w:rPr>
                <w:b/>
              </w:rPr>
            </w:pPr>
            <w:r w:rsidRPr="00106A37">
              <w:rPr>
                <w:rFonts w:eastAsia="Times New Roman"/>
                <w:b/>
                <w:sz w:val="24"/>
              </w:rPr>
              <w:t>USE CASE NAME</w:t>
            </w:r>
          </w:p>
        </w:tc>
        <w:tc>
          <w:tcPr>
            <w:tcW w:w="6270" w:type="dxa"/>
            <w:tcMar>
              <w:top w:w="100" w:type="dxa"/>
              <w:left w:w="100" w:type="dxa"/>
              <w:bottom w:w="100" w:type="dxa"/>
              <w:right w:w="100" w:type="dxa"/>
            </w:tcMar>
          </w:tcPr>
          <w:p w14:paraId="195F80D4" w14:textId="77777777" w:rsidR="005E6344" w:rsidRPr="004237A7" w:rsidRDefault="005E6344" w:rsidP="00681188">
            <w:pPr>
              <w:pStyle w:val="ListParagraph"/>
              <w:widowControl w:val="0"/>
              <w:numPr>
                <w:ilvl w:val="0"/>
                <w:numId w:val="22"/>
              </w:numPr>
              <w:spacing w:line="240" w:lineRule="auto"/>
              <w:rPr>
                <w:b/>
              </w:rPr>
            </w:pPr>
            <w:r>
              <w:rPr>
                <w:rFonts w:ascii="Times New Roman" w:hAnsi="Times New Roman"/>
                <w:b/>
                <w:sz w:val="24"/>
                <w:szCs w:val="24"/>
              </w:rPr>
              <w:t>Teacher Login</w:t>
            </w:r>
          </w:p>
        </w:tc>
      </w:tr>
      <w:tr w:rsidR="005E6344" w14:paraId="34235945" w14:textId="77777777" w:rsidTr="00681188">
        <w:trPr>
          <w:trHeight w:val="498"/>
        </w:trPr>
        <w:tc>
          <w:tcPr>
            <w:tcW w:w="3304" w:type="dxa"/>
            <w:tcMar>
              <w:top w:w="100" w:type="dxa"/>
              <w:left w:w="100" w:type="dxa"/>
              <w:bottom w:w="100" w:type="dxa"/>
              <w:right w:w="100" w:type="dxa"/>
            </w:tcMar>
          </w:tcPr>
          <w:p w14:paraId="02A6BF09" w14:textId="77777777" w:rsidR="005E6344" w:rsidRPr="00106A37" w:rsidRDefault="005E6344" w:rsidP="00681188">
            <w:pPr>
              <w:widowControl w:val="0"/>
              <w:spacing w:line="240" w:lineRule="auto"/>
              <w:rPr>
                <w:b/>
              </w:rPr>
            </w:pPr>
            <w:r w:rsidRPr="00106A37">
              <w:rPr>
                <w:rFonts w:eastAsia="Times New Roman"/>
                <w:b/>
                <w:sz w:val="24"/>
              </w:rPr>
              <w:t>Actors</w:t>
            </w:r>
          </w:p>
        </w:tc>
        <w:tc>
          <w:tcPr>
            <w:tcW w:w="6270" w:type="dxa"/>
            <w:tcMar>
              <w:top w:w="100" w:type="dxa"/>
              <w:left w:w="100" w:type="dxa"/>
              <w:bottom w:w="100" w:type="dxa"/>
              <w:right w:w="100" w:type="dxa"/>
            </w:tcMar>
          </w:tcPr>
          <w:p w14:paraId="51FB6375" w14:textId="77777777" w:rsidR="005E6344" w:rsidRPr="00BB7205" w:rsidRDefault="005E6344" w:rsidP="00681188">
            <w:pPr>
              <w:widowControl w:val="0"/>
              <w:spacing w:line="240" w:lineRule="auto"/>
              <w:rPr>
                <w:sz w:val="24"/>
              </w:rPr>
            </w:pPr>
            <w:r>
              <w:rPr>
                <w:sz w:val="24"/>
              </w:rPr>
              <w:t xml:space="preserve">      Teacher</w:t>
            </w:r>
            <w:r w:rsidRPr="00BB7205">
              <w:rPr>
                <w:sz w:val="24"/>
              </w:rPr>
              <w:t xml:space="preserve"> </w:t>
            </w:r>
          </w:p>
        </w:tc>
      </w:tr>
      <w:tr w:rsidR="005E6344" w14:paraId="53FE4EEC" w14:textId="77777777" w:rsidTr="00681188">
        <w:trPr>
          <w:trHeight w:val="861"/>
        </w:trPr>
        <w:tc>
          <w:tcPr>
            <w:tcW w:w="3304" w:type="dxa"/>
            <w:tcMar>
              <w:top w:w="100" w:type="dxa"/>
              <w:left w:w="100" w:type="dxa"/>
              <w:bottom w:w="100" w:type="dxa"/>
              <w:right w:w="100" w:type="dxa"/>
            </w:tcMar>
          </w:tcPr>
          <w:p w14:paraId="4B248DC6" w14:textId="77777777" w:rsidR="005E6344" w:rsidRPr="00106A37" w:rsidRDefault="005E6344" w:rsidP="00681188">
            <w:pPr>
              <w:widowControl w:val="0"/>
              <w:spacing w:line="240" w:lineRule="auto"/>
              <w:rPr>
                <w:b/>
              </w:rPr>
            </w:pPr>
            <w:r w:rsidRPr="00106A37">
              <w:rPr>
                <w:rFonts w:eastAsia="Times New Roman"/>
                <w:b/>
                <w:sz w:val="24"/>
              </w:rPr>
              <w:t>Pre-Conditions</w:t>
            </w:r>
          </w:p>
        </w:tc>
        <w:tc>
          <w:tcPr>
            <w:tcW w:w="6270" w:type="dxa"/>
            <w:tcMar>
              <w:top w:w="100" w:type="dxa"/>
              <w:left w:w="100" w:type="dxa"/>
              <w:bottom w:w="100" w:type="dxa"/>
              <w:right w:w="100" w:type="dxa"/>
            </w:tcMar>
          </w:tcPr>
          <w:p w14:paraId="545FB95F" w14:textId="77777777" w:rsidR="005E6344" w:rsidRDefault="005E6344" w:rsidP="00681188">
            <w:pPr>
              <w:widowControl w:val="0"/>
              <w:numPr>
                <w:ilvl w:val="0"/>
                <w:numId w:val="66"/>
              </w:numPr>
              <w:spacing w:after="0" w:line="240" w:lineRule="auto"/>
              <w:contextualSpacing/>
              <w:rPr>
                <w:rFonts w:eastAsia="Times New Roman"/>
                <w:sz w:val="24"/>
              </w:rPr>
            </w:pPr>
            <w:r>
              <w:rPr>
                <w:rFonts w:eastAsia="Times New Roman"/>
                <w:sz w:val="24"/>
              </w:rPr>
              <w:t>Teacher should have reliable internet connection.</w:t>
            </w:r>
          </w:p>
          <w:p w14:paraId="7757668C" w14:textId="77777777" w:rsidR="005E6344" w:rsidRDefault="005E6344" w:rsidP="00681188">
            <w:pPr>
              <w:widowControl w:val="0"/>
              <w:numPr>
                <w:ilvl w:val="0"/>
                <w:numId w:val="66"/>
              </w:numPr>
              <w:spacing w:after="0" w:line="240" w:lineRule="auto"/>
              <w:contextualSpacing/>
              <w:rPr>
                <w:rFonts w:eastAsia="Times New Roman"/>
                <w:sz w:val="24"/>
              </w:rPr>
            </w:pPr>
            <w:r>
              <w:rPr>
                <w:rFonts w:eastAsia="Times New Roman"/>
                <w:sz w:val="24"/>
              </w:rPr>
              <w:t>The database connection is required.</w:t>
            </w:r>
          </w:p>
          <w:p w14:paraId="6F05FE6B" w14:textId="77777777" w:rsidR="005E6344" w:rsidRPr="00FB20B9" w:rsidRDefault="005E6344" w:rsidP="00681188">
            <w:pPr>
              <w:widowControl w:val="0"/>
              <w:numPr>
                <w:ilvl w:val="0"/>
                <w:numId w:val="66"/>
              </w:numPr>
              <w:spacing w:after="0" w:line="240" w:lineRule="auto"/>
              <w:contextualSpacing/>
              <w:rPr>
                <w:rFonts w:eastAsia="Times New Roman"/>
                <w:sz w:val="24"/>
              </w:rPr>
            </w:pPr>
            <w:r>
              <w:rPr>
                <w:rFonts w:eastAsia="Times New Roman"/>
                <w:sz w:val="24"/>
              </w:rPr>
              <w:t>Teacher is a registered user.</w:t>
            </w:r>
          </w:p>
        </w:tc>
      </w:tr>
      <w:tr w:rsidR="005E6344" w14:paraId="699B6F26" w14:textId="77777777" w:rsidTr="00681188">
        <w:trPr>
          <w:trHeight w:val="838"/>
        </w:trPr>
        <w:tc>
          <w:tcPr>
            <w:tcW w:w="3304" w:type="dxa"/>
            <w:tcMar>
              <w:top w:w="100" w:type="dxa"/>
              <w:left w:w="100" w:type="dxa"/>
              <w:bottom w:w="100" w:type="dxa"/>
              <w:right w:w="100" w:type="dxa"/>
            </w:tcMar>
          </w:tcPr>
          <w:p w14:paraId="5E269DE8" w14:textId="77777777" w:rsidR="005E6344" w:rsidRPr="00106A37" w:rsidRDefault="005E6344" w:rsidP="00681188">
            <w:pPr>
              <w:widowControl w:val="0"/>
              <w:spacing w:line="240" w:lineRule="auto"/>
              <w:rPr>
                <w:b/>
              </w:rPr>
            </w:pPr>
            <w:r w:rsidRPr="00106A37">
              <w:rPr>
                <w:rFonts w:eastAsia="Times New Roman"/>
                <w:b/>
                <w:sz w:val="24"/>
              </w:rPr>
              <w:t>Flow of Control</w:t>
            </w:r>
          </w:p>
        </w:tc>
        <w:tc>
          <w:tcPr>
            <w:tcW w:w="6270" w:type="dxa"/>
            <w:tcMar>
              <w:top w:w="100" w:type="dxa"/>
              <w:left w:w="100" w:type="dxa"/>
              <w:bottom w:w="100" w:type="dxa"/>
              <w:right w:w="100" w:type="dxa"/>
            </w:tcMar>
          </w:tcPr>
          <w:p w14:paraId="0A84B5E2" w14:textId="77777777" w:rsidR="005E6344" w:rsidRDefault="005E6344" w:rsidP="00681188">
            <w:pPr>
              <w:widowControl w:val="0"/>
              <w:numPr>
                <w:ilvl w:val="0"/>
                <w:numId w:val="67"/>
              </w:numPr>
              <w:spacing w:after="0" w:line="240" w:lineRule="auto"/>
              <w:contextualSpacing/>
              <w:rPr>
                <w:rFonts w:eastAsia="Times New Roman"/>
                <w:sz w:val="24"/>
              </w:rPr>
            </w:pPr>
            <w:r>
              <w:rPr>
                <w:rFonts w:eastAsia="Times New Roman"/>
                <w:sz w:val="24"/>
              </w:rPr>
              <w:t>Teacher clicks on “Login” button.</w:t>
            </w:r>
          </w:p>
          <w:p w14:paraId="20426875" w14:textId="77777777" w:rsidR="005E6344" w:rsidRPr="00C415EE" w:rsidRDefault="005E6344" w:rsidP="00681188">
            <w:pPr>
              <w:widowControl w:val="0"/>
              <w:numPr>
                <w:ilvl w:val="0"/>
                <w:numId w:val="67"/>
              </w:numPr>
              <w:spacing w:after="0" w:line="240" w:lineRule="auto"/>
              <w:contextualSpacing/>
              <w:rPr>
                <w:rFonts w:eastAsia="Times New Roman"/>
                <w:sz w:val="24"/>
              </w:rPr>
            </w:pPr>
            <w:r>
              <w:rPr>
                <w:rFonts w:eastAsia="Times New Roman"/>
                <w:sz w:val="24"/>
              </w:rPr>
              <w:t xml:space="preserve">Teacher will enter his </w:t>
            </w:r>
            <w:r w:rsidRPr="00C415EE">
              <w:rPr>
                <w:rFonts w:eastAsia="Times New Roman"/>
                <w:sz w:val="24"/>
              </w:rPr>
              <w:t>username and password.</w:t>
            </w:r>
          </w:p>
          <w:p w14:paraId="2EAE23AD" w14:textId="77777777" w:rsidR="005E6344" w:rsidRPr="00BB7205" w:rsidRDefault="005E6344" w:rsidP="00681188">
            <w:pPr>
              <w:widowControl w:val="0"/>
              <w:numPr>
                <w:ilvl w:val="0"/>
                <w:numId w:val="67"/>
              </w:numPr>
              <w:spacing w:after="0" w:line="240" w:lineRule="auto"/>
              <w:contextualSpacing/>
              <w:rPr>
                <w:rFonts w:eastAsia="Times New Roman"/>
                <w:sz w:val="24"/>
              </w:rPr>
            </w:pPr>
            <w:r>
              <w:rPr>
                <w:rFonts w:eastAsia="Times New Roman"/>
                <w:sz w:val="24"/>
              </w:rPr>
              <w:t xml:space="preserve">Teacher will click on “Submit” button </w:t>
            </w:r>
          </w:p>
        </w:tc>
      </w:tr>
      <w:tr w:rsidR="005E6344" w14:paraId="12BDDD19" w14:textId="77777777" w:rsidTr="00681188">
        <w:trPr>
          <w:trHeight w:val="1450"/>
        </w:trPr>
        <w:tc>
          <w:tcPr>
            <w:tcW w:w="3304" w:type="dxa"/>
            <w:tcMar>
              <w:top w:w="100" w:type="dxa"/>
              <w:left w:w="100" w:type="dxa"/>
              <w:bottom w:w="100" w:type="dxa"/>
              <w:right w:w="100" w:type="dxa"/>
            </w:tcMar>
          </w:tcPr>
          <w:p w14:paraId="0B03F3B4" w14:textId="77777777" w:rsidR="005E6344" w:rsidRPr="00106A37" w:rsidRDefault="005E6344" w:rsidP="00681188">
            <w:pPr>
              <w:widowControl w:val="0"/>
              <w:spacing w:line="240" w:lineRule="auto"/>
              <w:rPr>
                <w:b/>
              </w:rPr>
            </w:pPr>
            <w:r w:rsidRPr="00106A37">
              <w:rPr>
                <w:rFonts w:eastAsia="Times New Roman"/>
                <w:b/>
                <w:sz w:val="24"/>
              </w:rPr>
              <w:t>Post Conditions</w:t>
            </w:r>
          </w:p>
        </w:tc>
        <w:tc>
          <w:tcPr>
            <w:tcW w:w="6270" w:type="dxa"/>
            <w:tcMar>
              <w:top w:w="100" w:type="dxa"/>
              <w:left w:w="100" w:type="dxa"/>
              <w:bottom w:w="100" w:type="dxa"/>
              <w:right w:w="100" w:type="dxa"/>
            </w:tcMar>
          </w:tcPr>
          <w:p w14:paraId="31A8ED46" w14:textId="77777777" w:rsidR="005E6344" w:rsidRDefault="005E6344" w:rsidP="00681188">
            <w:pPr>
              <w:widowControl w:val="0"/>
              <w:numPr>
                <w:ilvl w:val="0"/>
                <w:numId w:val="68"/>
              </w:numPr>
              <w:spacing w:after="0" w:line="240" w:lineRule="auto"/>
              <w:contextualSpacing/>
              <w:rPr>
                <w:rFonts w:eastAsia="Times New Roman"/>
                <w:sz w:val="24"/>
              </w:rPr>
            </w:pPr>
            <w:r>
              <w:rPr>
                <w:rFonts w:eastAsia="Times New Roman"/>
                <w:sz w:val="24"/>
              </w:rPr>
              <w:t>Teacher will successfully log in to the system.</w:t>
            </w:r>
          </w:p>
          <w:p w14:paraId="38A368B4" w14:textId="77777777" w:rsidR="005E6344" w:rsidRDefault="005E6344" w:rsidP="00681188">
            <w:pPr>
              <w:widowControl w:val="0"/>
              <w:numPr>
                <w:ilvl w:val="0"/>
                <w:numId w:val="68"/>
              </w:numPr>
              <w:spacing w:after="0" w:line="240" w:lineRule="auto"/>
              <w:contextualSpacing/>
              <w:rPr>
                <w:rFonts w:eastAsia="Times New Roman"/>
                <w:sz w:val="24"/>
              </w:rPr>
            </w:pPr>
            <w:r>
              <w:rPr>
                <w:rFonts w:eastAsia="Times New Roman"/>
                <w:sz w:val="24"/>
              </w:rPr>
              <w:t>Teacher will now able to access his account his personal account.</w:t>
            </w:r>
          </w:p>
          <w:p w14:paraId="6FF485CC" w14:textId="77777777" w:rsidR="005E6344" w:rsidRPr="00524A30" w:rsidRDefault="005E6344" w:rsidP="00681188">
            <w:pPr>
              <w:widowControl w:val="0"/>
              <w:numPr>
                <w:ilvl w:val="0"/>
                <w:numId w:val="68"/>
              </w:numPr>
              <w:spacing w:after="0" w:line="240" w:lineRule="auto"/>
              <w:contextualSpacing/>
              <w:rPr>
                <w:rFonts w:eastAsia="Times New Roman"/>
                <w:sz w:val="24"/>
              </w:rPr>
            </w:pPr>
            <w:r>
              <w:rPr>
                <w:rFonts w:eastAsia="Times New Roman"/>
                <w:sz w:val="24"/>
              </w:rPr>
              <w:t>Teacher can drop students as well as manage his account.</w:t>
            </w:r>
          </w:p>
        </w:tc>
      </w:tr>
      <w:tr w:rsidR="005E6344" w14:paraId="014E74D6" w14:textId="77777777" w:rsidTr="00681188">
        <w:trPr>
          <w:trHeight w:val="838"/>
        </w:trPr>
        <w:tc>
          <w:tcPr>
            <w:tcW w:w="3304" w:type="dxa"/>
            <w:tcMar>
              <w:top w:w="100" w:type="dxa"/>
              <w:left w:w="100" w:type="dxa"/>
              <w:bottom w:w="100" w:type="dxa"/>
              <w:right w:w="100" w:type="dxa"/>
            </w:tcMar>
          </w:tcPr>
          <w:p w14:paraId="18D7B079" w14:textId="77777777" w:rsidR="005E6344" w:rsidRPr="00106A37" w:rsidRDefault="005E6344" w:rsidP="00681188">
            <w:pPr>
              <w:widowControl w:val="0"/>
              <w:spacing w:line="240" w:lineRule="auto"/>
              <w:rPr>
                <w:b/>
              </w:rPr>
            </w:pPr>
            <w:r w:rsidRPr="00106A37">
              <w:rPr>
                <w:rFonts w:eastAsia="Times New Roman"/>
                <w:b/>
                <w:sz w:val="24"/>
              </w:rPr>
              <w:t>Error-Conditions</w:t>
            </w:r>
          </w:p>
        </w:tc>
        <w:tc>
          <w:tcPr>
            <w:tcW w:w="6270" w:type="dxa"/>
            <w:tcMar>
              <w:top w:w="100" w:type="dxa"/>
              <w:left w:w="100" w:type="dxa"/>
              <w:bottom w:w="100" w:type="dxa"/>
              <w:right w:w="100" w:type="dxa"/>
            </w:tcMar>
          </w:tcPr>
          <w:p w14:paraId="2599C1C3" w14:textId="77777777" w:rsidR="005E6344" w:rsidRDefault="005E6344" w:rsidP="00681188">
            <w:pPr>
              <w:widowControl w:val="0"/>
              <w:numPr>
                <w:ilvl w:val="0"/>
                <w:numId w:val="69"/>
              </w:numPr>
              <w:spacing w:after="0" w:line="240" w:lineRule="auto"/>
              <w:contextualSpacing/>
              <w:rPr>
                <w:rFonts w:eastAsia="Times New Roman"/>
                <w:sz w:val="24"/>
              </w:rPr>
            </w:pPr>
            <w:r>
              <w:rPr>
                <w:rFonts w:eastAsia="Times New Roman"/>
                <w:sz w:val="24"/>
              </w:rPr>
              <w:t>Internet connectivity lost during registration.</w:t>
            </w:r>
          </w:p>
          <w:p w14:paraId="16AB2B56" w14:textId="77777777" w:rsidR="005E6344" w:rsidRPr="001B0EB9" w:rsidRDefault="005E6344" w:rsidP="00681188">
            <w:pPr>
              <w:widowControl w:val="0"/>
              <w:numPr>
                <w:ilvl w:val="0"/>
                <w:numId w:val="69"/>
              </w:numPr>
              <w:spacing w:after="0" w:line="240" w:lineRule="auto"/>
              <w:contextualSpacing/>
              <w:rPr>
                <w:rFonts w:eastAsia="Times New Roman"/>
                <w:sz w:val="24"/>
              </w:rPr>
            </w:pPr>
            <w:r>
              <w:rPr>
                <w:rFonts w:eastAsia="Times New Roman"/>
                <w:sz w:val="24"/>
              </w:rPr>
              <w:t>System gets disconnected from the database server.</w:t>
            </w:r>
          </w:p>
          <w:p w14:paraId="3FAA3F62" w14:textId="77777777" w:rsidR="005E6344" w:rsidRPr="00C415EE" w:rsidRDefault="005E6344" w:rsidP="00681188">
            <w:pPr>
              <w:widowControl w:val="0"/>
              <w:numPr>
                <w:ilvl w:val="0"/>
                <w:numId w:val="69"/>
              </w:numPr>
              <w:spacing w:after="0" w:line="240" w:lineRule="auto"/>
              <w:contextualSpacing/>
              <w:rPr>
                <w:rFonts w:eastAsia="Times New Roman"/>
                <w:sz w:val="24"/>
              </w:rPr>
            </w:pPr>
            <w:r>
              <w:rPr>
                <w:rFonts w:eastAsia="Times New Roman"/>
                <w:sz w:val="24"/>
              </w:rPr>
              <w:t>Entered username and password is incorrect</w:t>
            </w:r>
            <w:r w:rsidRPr="00524A30">
              <w:rPr>
                <w:rFonts w:eastAsia="Times New Roman"/>
                <w:sz w:val="24"/>
              </w:rPr>
              <w:t>.</w:t>
            </w:r>
            <w:r w:rsidRPr="00C415EE">
              <w:rPr>
                <w:rFonts w:eastAsia="Times New Roman"/>
                <w:sz w:val="24"/>
              </w:rPr>
              <w:t xml:space="preserve"> </w:t>
            </w:r>
          </w:p>
        </w:tc>
      </w:tr>
      <w:tr w:rsidR="005E6344" w14:paraId="47525085" w14:textId="77777777" w:rsidTr="00681188">
        <w:trPr>
          <w:trHeight w:val="2039"/>
        </w:trPr>
        <w:tc>
          <w:tcPr>
            <w:tcW w:w="3304" w:type="dxa"/>
            <w:tcMar>
              <w:top w:w="100" w:type="dxa"/>
              <w:left w:w="100" w:type="dxa"/>
              <w:bottom w:w="100" w:type="dxa"/>
              <w:right w:w="100" w:type="dxa"/>
            </w:tcMar>
          </w:tcPr>
          <w:p w14:paraId="39E4EE3D" w14:textId="77777777" w:rsidR="005E6344" w:rsidRPr="00106A37" w:rsidRDefault="005E6344" w:rsidP="00681188">
            <w:pPr>
              <w:widowControl w:val="0"/>
              <w:spacing w:line="240" w:lineRule="auto"/>
              <w:rPr>
                <w:rFonts w:eastAsia="Times New Roman"/>
                <w:b/>
                <w:sz w:val="24"/>
              </w:rPr>
            </w:pPr>
            <w:r>
              <w:rPr>
                <w:rFonts w:eastAsia="Times New Roman"/>
                <w:b/>
                <w:sz w:val="24"/>
              </w:rPr>
              <w:t>Non-Functional Requirement</w:t>
            </w:r>
          </w:p>
        </w:tc>
        <w:tc>
          <w:tcPr>
            <w:tcW w:w="6270" w:type="dxa"/>
            <w:tcMar>
              <w:top w:w="100" w:type="dxa"/>
              <w:left w:w="100" w:type="dxa"/>
              <w:bottom w:w="100" w:type="dxa"/>
              <w:right w:w="100" w:type="dxa"/>
            </w:tcMar>
          </w:tcPr>
          <w:p w14:paraId="1E94725B" w14:textId="77777777" w:rsidR="005E6344" w:rsidRDefault="005E6344" w:rsidP="00681188">
            <w:pPr>
              <w:widowControl w:val="0"/>
              <w:spacing w:after="0" w:line="240" w:lineRule="auto"/>
              <w:ind w:left="360"/>
              <w:contextualSpacing/>
              <w:rPr>
                <w:rFonts w:eastAsia="Times New Roman"/>
                <w:sz w:val="24"/>
              </w:rPr>
            </w:pPr>
            <w:r w:rsidRPr="008D7C5F">
              <w:rPr>
                <w:rFonts w:eastAsia="Times New Roman"/>
                <w:b/>
                <w:sz w:val="24"/>
              </w:rPr>
              <w:t>Security:</w:t>
            </w:r>
            <w:r>
              <w:rPr>
                <w:rFonts w:eastAsia="Times New Roman"/>
                <w:sz w:val="24"/>
              </w:rPr>
              <w:t xml:space="preserve"> 1. </w:t>
            </w:r>
            <w:r w:rsidRPr="00C9372C">
              <w:rPr>
                <w:rFonts w:eastAsia="Times New Roman"/>
                <w:sz w:val="24"/>
              </w:rPr>
              <w:t>Website is secured with the SSL certificate.</w:t>
            </w:r>
            <w:r>
              <w:rPr>
                <w:rFonts w:eastAsia="Times New Roman"/>
                <w:sz w:val="24"/>
              </w:rPr>
              <w:t xml:space="preserve">    2. </w:t>
            </w:r>
            <w:r w:rsidRPr="008D7C5F">
              <w:rPr>
                <w:rFonts w:eastAsia="Times New Roman"/>
                <w:sz w:val="24"/>
              </w:rPr>
              <w:t>System does not allow unauthorized user to log in.</w:t>
            </w:r>
          </w:p>
          <w:p w14:paraId="3FF3C3FB" w14:textId="77777777" w:rsidR="005E6344" w:rsidRDefault="005E6344" w:rsidP="00681188">
            <w:pPr>
              <w:widowControl w:val="0"/>
              <w:spacing w:after="0" w:line="240" w:lineRule="auto"/>
              <w:ind w:left="360"/>
              <w:contextualSpacing/>
              <w:rPr>
                <w:rFonts w:eastAsia="Times New Roman"/>
                <w:sz w:val="24"/>
              </w:rPr>
            </w:pPr>
          </w:p>
          <w:p w14:paraId="05B2537F" w14:textId="77777777" w:rsidR="005E6344" w:rsidRPr="00C9372C" w:rsidRDefault="005E6344" w:rsidP="00681188">
            <w:pPr>
              <w:widowControl w:val="0"/>
              <w:spacing w:after="0" w:line="240" w:lineRule="auto"/>
              <w:ind w:left="360"/>
              <w:contextualSpacing/>
              <w:rPr>
                <w:rFonts w:eastAsia="Times New Roman"/>
                <w:sz w:val="24"/>
              </w:rPr>
            </w:pPr>
            <w:r w:rsidRPr="008D7C5F">
              <w:rPr>
                <w:rFonts w:eastAsia="Times New Roman"/>
                <w:b/>
                <w:sz w:val="24"/>
              </w:rPr>
              <w:t>Availability:</w:t>
            </w:r>
            <w:r>
              <w:rPr>
                <w:rFonts w:eastAsia="Times New Roman"/>
                <w:sz w:val="24"/>
              </w:rPr>
              <w:t xml:space="preserve"> </w:t>
            </w:r>
            <w:r w:rsidRPr="00C9372C">
              <w:rPr>
                <w:rFonts w:eastAsia="Times New Roman"/>
                <w:sz w:val="24"/>
              </w:rPr>
              <w:t>Server must operate all the time.</w:t>
            </w:r>
          </w:p>
          <w:p w14:paraId="2539E46A" w14:textId="77777777" w:rsidR="005E6344" w:rsidRDefault="005E6344" w:rsidP="00681188">
            <w:pPr>
              <w:widowControl w:val="0"/>
              <w:spacing w:after="0" w:line="240" w:lineRule="auto"/>
              <w:ind w:left="360"/>
              <w:contextualSpacing/>
              <w:rPr>
                <w:rFonts w:eastAsia="Times New Roman"/>
                <w:b/>
                <w:sz w:val="24"/>
              </w:rPr>
            </w:pPr>
          </w:p>
          <w:p w14:paraId="38FC6F9B" w14:textId="77777777" w:rsidR="005E6344" w:rsidRDefault="005E6344" w:rsidP="00681188">
            <w:pPr>
              <w:widowControl w:val="0"/>
              <w:spacing w:after="0" w:line="240" w:lineRule="auto"/>
              <w:ind w:left="360"/>
              <w:contextualSpacing/>
              <w:rPr>
                <w:rFonts w:eastAsia="Times New Roman"/>
                <w:sz w:val="24"/>
              </w:rPr>
            </w:pPr>
            <w:r w:rsidRPr="008D7C5F">
              <w:rPr>
                <w:rFonts w:eastAsia="Times New Roman"/>
                <w:b/>
                <w:sz w:val="24"/>
              </w:rPr>
              <w:t>Interoperability:</w:t>
            </w:r>
            <w:r>
              <w:rPr>
                <w:rFonts w:eastAsia="Times New Roman"/>
                <w:sz w:val="24"/>
              </w:rPr>
              <w:t xml:space="preserve"> 1. </w:t>
            </w:r>
            <w:r w:rsidRPr="00C9372C">
              <w:rPr>
                <w:rFonts w:eastAsia="Times New Roman"/>
                <w:sz w:val="24"/>
              </w:rPr>
              <w:t>Website is compatible with every web-browser.</w:t>
            </w:r>
          </w:p>
        </w:tc>
      </w:tr>
    </w:tbl>
    <w:p w14:paraId="47F7ACBB" w14:textId="77777777" w:rsidR="005E6344" w:rsidRDefault="005E6344" w:rsidP="005E6344">
      <w:pPr>
        <w:rPr>
          <w:sz w:val="36"/>
          <w:szCs w:val="36"/>
        </w:rPr>
      </w:pPr>
    </w:p>
    <w:p w14:paraId="03AA521C" w14:textId="77777777" w:rsidR="005E6344" w:rsidRDefault="005E6344" w:rsidP="005E6344">
      <w:pPr>
        <w:rPr>
          <w:sz w:val="36"/>
          <w:szCs w:val="36"/>
        </w:rPr>
      </w:pPr>
    </w:p>
    <w:p w14:paraId="381CBD49" w14:textId="77777777" w:rsidR="005E6344" w:rsidRDefault="005E6344" w:rsidP="005E6344">
      <w:pPr>
        <w:rPr>
          <w:sz w:val="36"/>
          <w:szCs w:val="36"/>
        </w:rPr>
      </w:pPr>
    </w:p>
    <w:p w14:paraId="41966D70" w14:textId="77777777" w:rsidR="005E6344" w:rsidRDefault="005E6344" w:rsidP="005E6344">
      <w:pPr>
        <w:rPr>
          <w:sz w:val="36"/>
          <w:szCs w:val="36"/>
        </w:rPr>
      </w:pPr>
    </w:p>
    <w:p w14:paraId="42F14C50" w14:textId="77777777" w:rsidR="005E6344" w:rsidRDefault="005E6344" w:rsidP="005E6344">
      <w:pPr>
        <w:rPr>
          <w:sz w:val="36"/>
          <w:szCs w:val="36"/>
        </w:rPr>
      </w:pPr>
    </w:p>
    <w:p w14:paraId="61C02DE4" w14:textId="77777777" w:rsidR="00681188" w:rsidRDefault="00681188" w:rsidP="00681188">
      <w:pPr>
        <w:rPr>
          <w:b/>
          <w:sz w:val="24"/>
        </w:rPr>
      </w:pPr>
    </w:p>
    <w:p w14:paraId="666F5076" w14:textId="557AC40E" w:rsidR="00681188" w:rsidRPr="00A7272A" w:rsidRDefault="00681188" w:rsidP="00681188">
      <w:pPr>
        <w:rPr>
          <w:b/>
          <w:sz w:val="24"/>
        </w:rPr>
      </w:pPr>
      <w:r>
        <w:rPr>
          <w:b/>
          <w:sz w:val="24"/>
        </w:rPr>
        <w:t>TABLE 13. Drop Student</w:t>
      </w:r>
    </w:p>
    <w:p w14:paraId="3E095EBF" w14:textId="77777777" w:rsidR="005E6344" w:rsidRDefault="005E6344" w:rsidP="005E6344">
      <w:pPr>
        <w:rPr>
          <w:sz w:val="36"/>
          <w:szCs w:val="36"/>
        </w:rPr>
      </w:pPr>
    </w:p>
    <w:p w14:paraId="08849C62" w14:textId="77777777" w:rsidR="005E6344" w:rsidRDefault="005E6344" w:rsidP="005E6344">
      <w:pPr>
        <w:rPr>
          <w:sz w:val="36"/>
          <w:szCs w:val="36"/>
        </w:rPr>
      </w:pPr>
    </w:p>
    <w:p w14:paraId="62700AA8" w14:textId="77777777" w:rsidR="005E6344" w:rsidRDefault="005E6344" w:rsidP="005E6344">
      <w:pPr>
        <w:rPr>
          <w:b/>
          <w:sz w:val="24"/>
        </w:rPr>
      </w:pPr>
    </w:p>
    <w:tbl>
      <w:tblPr>
        <w:tblpPr w:leftFromText="180" w:rightFromText="180" w:vertAnchor="page" w:horzAnchor="margin" w:tblpY="438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30"/>
        <w:gridCol w:w="6130"/>
      </w:tblGrid>
      <w:tr w:rsidR="005E6344" w14:paraId="690AAB2D" w14:textId="77777777" w:rsidTr="005C7502">
        <w:tc>
          <w:tcPr>
            <w:tcW w:w="3230" w:type="dxa"/>
            <w:tcMar>
              <w:top w:w="100" w:type="dxa"/>
              <w:left w:w="100" w:type="dxa"/>
              <w:bottom w:w="100" w:type="dxa"/>
              <w:right w:w="100" w:type="dxa"/>
            </w:tcMar>
          </w:tcPr>
          <w:p w14:paraId="7F55AB90" w14:textId="77777777" w:rsidR="005E6344" w:rsidRPr="00106A37" w:rsidRDefault="005E6344" w:rsidP="005C7502">
            <w:pPr>
              <w:widowControl w:val="0"/>
              <w:spacing w:line="240" w:lineRule="auto"/>
              <w:rPr>
                <w:b/>
              </w:rPr>
            </w:pPr>
            <w:r w:rsidRPr="00106A37">
              <w:rPr>
                <w:rFonts w:eastAsia="Times New Roman"/>
                <w:b/>
                <w:sz w:val="24"/>
              </w:rPr>
              <w:t>USE CASE NAME</w:t>
            </w:r>
          </w:p>
        </w:tc>
        <w:tc>
          <w:tcPr>
            <w:tcW w:w="6130" w:type="dxa"/>
            <w:tcMar>
              <w:top w:w="100" w:type="dxa"/>
              <w:left w:w="100" w:type="dxa"/>
              <w:bottom w:w="100" w:type="dxa"/>
              <w:right w:w="100" w:type="dxa"/>
            </w:tcMar>
          </w:tcPr>
          <w:p w14:paraId="14A3C008" w14:textId="77777777" w:rsidR="005E6344" w:rsidRPr="004237A7" w:rsidRDefault="005E6344" w:rsidP="005E6344">
            <w:pPr>
              <w:pStyle w:val="ListParagraph"/>
              <w:widowControl w:val="0"/>
              <w:numPr>
                <w:ilvl w:val="0"/>
                <w:numId w:val="22"/>
              </w:numPr>
              <w:spacing w:line="240" w:lineRule="auto"/>
              <w:rPr>
                <w:b/>
              </w:rPr>
            </w:pPr>
            <w:r>
              <w:rPr>
                <w:rFonts w:ascii="Times New Roman" w:hAnsi="Times New Roman"/>
                <w:b/>
                <w:sz w:val="24"/>
                <w:szCs w:val="24"/>
              </w:rPr>
              <w:t>Drop Student</w:t>
            </w:r>
          </w:p>
        </w:tc>
      </w:tr>
      <w:tr w:rsidR="005E6344" w14:paraId="4339187E" w14:textId="77777777" w:rsidTr="005C7502">
        <w:tc>
          <w:tcPr>
            <w:tcW w:w="3230" w:type="dxa"/>
            <w:tcMar>
              <w:top w:w="100" w:type="dxa"/>
              <w:left w:w="100" w:type="dxa"/>
              <w:bottom w:w="100" w:type="dxa"/>
              <w:right w:w="100" w:type="dxa"/>
            </w:tcMar>
          </w:tcPr>
          <w:p w14:paraId="5955C6FF" w14:textId="77777777" w:rsidR="005E6344" w:rsidRPr="00106A37" w:rsidRDefault="005E6344" w:rsidP="005C7502">
            <w:pPr>
              <w:widowControl w:val="0"/>
              <w:spacing w:line="240" w:lineRule="auto"/>
              <w:rPr>
                <w:b/>
              </w:rPr>
            </w:pPr>
            <w:r w:rsidRPr="00106A37">
              <w:rPr>
                <w:rFonts w:eastAsia="Times New Roman"/>
                <w:b/>
                <w:sz w:val="24"/>
              </w:rPr>
              <w:t>Actors</w:t>
            </w:r>
          </w:p>
        </w:tc>
        <w:tc>
          <w:tcPr>
            <w:tcW w:w="6130" w:type="dxa"/>
            <w:tcMar>
              <w:top w:w="100" w:type="dxa"/>
              <w:left w:w="100" w:type="dxa"/>
              <w:bottom w:w="100" w:type="dxa"/>
              <w:right w:w="100" w:type="dxa"/>
            </w:tcMar>
          </w:tcPr>
          <w:p w14:paraId="4AC002D2" w14:textId="77777777" w:rsidR="005E6344" w:rsidRPr="00BB7205" w:rsidRDefault="005E6344" w:rsidP="005C7502">
            <w:pPr>
              <w:widowControl w:val="0"/>
              <w:spacing w:line="240" w:lineRule="auto"/>
              <w:rPr>
                <w:sz w:val="24"/>
              </w:rPr>
            </w:pPr>
            <w:r>
              <w:rPr>
                <w:sz w:val="24"/>
              </w:rPr>
              <w:t xml:space="preserve">      Teacher</w:t>
            </w:r>
            <w:r w:rsidRPr="00BB7205">
              <w:rPr>
                <w:sz w:val="24"/>
              </w:rPr>
              <w:t xml:space="preserve"> </w:t>
            </w:r>
          </w:p>
        </w:tc>
      </w:tr>
      <w:tr w:rsidR="005E6344" w14:paraId="1F8C56D0" w14:textId="77777777" w:rsidTr="005C7502">
        <w:tc>
          <w:tcPr>
            <w:tcW w:w="3230" w:type="dxa"/>
            <w:tcMar>
              <w:top w:w="100" w:type="dxa"/>
              <w:left w:w="100" w:type="dxa"/>
              <w:bottom w:w="100" w:type="dxa"/>
              <w:right w:w="100" w:type="dxa"/>
            </w:tcMar>
          </w:tcPr>
          <w:p w14:paraId="006D6A53" w14:textId="77777777" w:rsidR="005E6344" w:rsidRPr="00106A37" w:rsidRDefault="005E6344" w:rsidP="005C7502">
            <w:pPr>
              <w:widowControl w:val="0"/>
              <w:spacing w:line="240" w:lineRule="auto"/>
              <w:rPr>
                <w:b/>
              </w:rPr>
            </w:pPr>
            <w:r w:rsidRPr="00106A37">
              <w:rPr>
                <w:rFonts w:eastAsia="Times New Roman"/>
                <w:b/>
                <w:sz w:val="24"/>
              </w:rPr>
              <w:t>Pre-Conditions</w:t>
            </w:r>
          </w:p>
        </w:tc>
        <w:tc>
          <w:tcPr>
            <w:tcW w:w="6130" w:type="dxa"/>
            <w:tcMar>
              <w:top w:w="100" w:type="dxa"/>
              <w:left w:w="100" w:type="dxa"/>
              <w:bottom w:w="100" w:type="dxa"/>
              <w:right w:w="100" w:type="dxa"/>
            </w:tcMar>
          </w:tcPr>
          <w:p w14:paraId="0094AFBF" w14:textId="77777777" w:rsidR="005E6344" w:rsidRDefault="005E6344" w:rsidP="005E6344">
            <w:pPr>
              <w:widowControl w:val="0"/>
              <w:numPr>
                <w:ilvl w:val="0"/>
                <w:numId w:val="70"/>
              </w:numPr>
              <w:spacing w:after="0" w:line="240" w:lineRule="auto"/>
              <w:contextualSpacing/>
              <w:rPr>
                <w:rFonts w:eastAsia="Times New Roman"/>
                <w:sz w:val="24"/>
              </w:rPr>
            </w:pPr>
            <w:r>
              <w:rPr>
                <w:rFonts w:eastAsia="Times New Roman"/>
                <w:sz w:val="24"/>
              </w:rPr>
              <w:t>Teacher should have reliable internet connection.</w:t>
            </w:r>
          </w:p>
          <w:p w14:paraId="6326F1B3" w14:textId="77777777" w:rsidR="005E6344" w:rsidRDefault="005E6344" w:rsidP="005E6344">
            <w:pPr>
              <w:widowControl w:val="0"/>
              <w:numPr>
                <w:ilvl w:val="0"/>
                <w:numId w:val="70"/>
              </w:numPr>
              <w:spacing w:after="0" w:line="240" w:lineRule="auto"/>
              <w:contextualSpacing/>
              <w:rPr>
                <w:rFonts w:eastAsia="Times New Roman"/>
                <w:sz w:val="24"/>
              </w:rPr>
            </w:pPr>
            <w:r>
              <w:rPr>
                <w:rFonts w:eastAsia="Times New Roman"/>
                <w:sz w:val="24"/>
              </w:rPr>
              <w:t>The database connection is required.</w:t>
            </w:r>
          </w:p>
          <w:p w14:paraId="68135805" w14:textId="77777777" w:rsidR="005E6344" w:rsidRDefault="005E6344" w:rsidP="005E6344">
            <w:pPr>
              <w:widowControl w:val="0"/>
              <w:numPr>
                <w:ilvl w:val="0"/>
                <w:numId w:val="70"/>
              </w:numPr>
              <w:spacing w:after="0" w:line="240" w:lineRule="auto"/>
              <w:contextualSpacing/>
              <w:rPr>
                <w:rFonts w:eastAsia="Times New Roman"/>
                <w:sz w:val="24"/>
              </w:rPr>
            </w:pPr>
            <w:r>
              <w:rPr>
                <w:rFonts w:eastAsia="Times New Roman"/>
                <w:sz w:val="24"/>
              </w:rPr>
              <w:t>Teacher is a registered user.</w:t>
            </w:r>
          </w:p>
          <w:p w14:paraId="4924B04D" w14:textId="77777777" w:rsidR="005E6344" w:rsidRPr="00FB20B9" w:rsidRDefault="005E6344" w:rsidP="005E6344">
            <w:pPr>
              <w:widowControl w:val="0"/>
              <w:numPr>
                <w:ilvl w:val="0"/>
                <w:numId w:val="70"/>
              </w:numPr>
              <w:spacing w:after="0" w:line="240" w:lineRule="auto"/>
              <w:contextualSpacing/>
              <w:rPr>
                <w:rFonts w:eastAsia="Times New Roman"/>
                <w:sz w:val="24"/>
              </w:rPr>
            </w:pPr>
            <w:r>
              <w:rPr>
                <w:rFonts w:eastAsia="Times New Roman"/>
                <w:sz w:val="24"/>
              </w:rPr>
              <w:t>Teacher is already logged in into the system.</w:t>
            </w:r>
          </w:p>
        </w:tc>
      </w:tr>
      <w:tr w:rsidR="005E6344" w14:paraId="372CC0E7" w14:textId="77777777" w:rsidTr="005C7502">
        <w:tc>
          <w:tcPr>
            <w:tcW w:w="3230" w:type="dxa"/>
            <w:tcMar>
              <w:top w:w="100" w:type="dxa"/>
              <w:left w:w="100" w:type="dxa"/>
              <w:bottom w:w="100" w:type="dxa"/>
              <w:right w:w="100" w:type="dxa"/>
            </w:tcMar>
          </w:tcPr>
          <w:p w14:paraId="65EB1F0F" w14:textId="77777777" w:rsidR="005E6344" w:rsidRPr="00106A37" w:rsidRDefault="005E6344" w:rsidP="005C7502">
            <w:pPr>
              <w:widowControl w:val="0"/>
              <w:spacing w:line="240" w:lineRule="auto"/>
              <w:rPr>
                <w:b/>
              </w:rPr>
            </w:pPr>
            <w:r w:rsidRPr="00106A37">
              <w:rPr>
                <w:rFonts w:eastAsia="Times New Roman"/>
                <w:b/>
                <w:sz w:val="24"/>
              </w:rPr>
              <w:t>Flow of Control</w:t>
            </w:r>
          </w:p>
        </w:tc>
        <w:tc>
          <w:tcPr>
            <w:tcW w:w="6130" w:type="dxa"/>
            <w:tcMar>
              <w:top w:w="100" w:type="dxa"/>
              <w:left w:w="100" w:type="dxa"/>
              <w:bottom w:w="100" w:type="dxa"/>
              <w:right w:w="100" w:type="dxa"/>
            </w:tcMar>
          </w:tcPr>
          <w:p w14:paraId="081376D1" w14:textId="77777777" w:rsidR="005E6344" w:rsidRDefault="005E6344" w:rsidP="005E6344">
            <w:pPr>
              <w:widowControl w:val="0"/>
              <w:numPr>
                <w:ilvl w:val="0"/>
                <w:numId w:val="71"/>
              </w:numPr>
              <w:spacing w:after="0" w:line="240" w:lineRule="auto"/>
              <w:contextualSpacing/>
              <w:rPr>
                <w:rFonts w:eastAsia="Times New Roman"/>
                <w:sz w:val="24"/>
              </w:rPr>
            </w:pPr>
            <w:r>
              <w:rPr>
                <w:rFonts w:eastAsia="Times New Roman"/>
                <w:sz w:val="24"/>
              </w:rPr>
              <w:t>Teacher clicks on “Class-List” button.</w:t>
            </w:r>
          </w:p>
          <w:p w14:paraId="6DC1E6C5" w14:textId="77777777" w:rsidR="005E6344" w:rsidRPr="00C415EE" w:rsidRDefault="005E6344" w:rsidP="005E6344">
            <w:pPr>
              <w:widowControl w:val="0"/>
              <w:numPr>
                <w:ilvl w:val="0"/>
                <w:numId w:val="71"/>
              </w:numPr>
              <w:spacing w:after="0" w:line="240" w:lineRule="auto"/>
              <w:contextualSpacing/>
              <w:rPr>
                <w:rFonts w:eastAsia="Times New Roman"/>
                <w:sz w:val="24"/>
              </w:rPr>
            </w:pPr>
            <w:r>
              <w:rPr>
                <w:rFonts w:eastAsia="Times New Roman"/>
                <w:sz w:val="24"/>
              </w:rPr>
              <w:t>Teacher will select the student which he wants to drop</w:t>
            </w:r>
            <w:r w:rsidRPr="00C415EE">
              <w:rPr>
                <w:rFonts w:eastAsia="Times New Roman"/>
                <w:sz w:val="24"/>
              </w:rPr>
              <w:t>.</w:t>
            </w:r>
          </w:p>
          <w:p w14:paraId="42BF1245" w14:textId="77777777" w:rsidR="005E6344" w:rsidRPr="00BB7205" w:rsidRDefault="005E6344" w:rsidP="005E6344">
            <w:pPr>
              <w:widowControl w:val="0"/>
              <w:numPr>
                <w:ilvl w:val="0"/>
                <w:numId w:val="71"/>
              </w:numPr>
              <w:spacing w:after="0" w:line="240" w:lineRule="auto"/>
              <w:contextualSpacing/>
              <w:rPr>
                <w:rFonts w:eastAsia="Times New Roman"/>
                <w:sz w:val="24"/>
              </w:rPr>
            </w:pPr>
            <w:r>
              <w:rPr>
                <w:rFonts w:eastAsia="Times New Roman"/>
                <w:sz w:val="24"/>
              </w:rPr>
              <w:t xml:space="preserve">Teacher will click on “Drop” button </w:t>
            </w:r>
          </w:p>
        </w:tc>
      </w:tr>
      <w:tr w:rsidR="005E6344" w14:paraId="5CAC464D" w14:textId="77777777" w:rsidTr="005C7502">
        <w:tc>
          <w:tcPr>
            <w:tcW w:w="3230" w:type="dxa"/>
            <w:tcMar>
              <w:top w:w="100" w:type="dxa"/>
              <w:left w:w="100" w:type="dxa"/>
              <w:bottom w:w="100" w:type="dxa"/>
              <w:right w:w="100" w:type="dxa"/>
            </w:tcMar>
          </w:tcPr>
          <w:p w14:paraId="4AF11D9B" w14:textId="77777777" w:rsidR="005E6344" w:rsidRPr="00106A37" w:rsidRDefault="005E6344" w:rsidP="005C7502">
            <w:pPr>
              <w:widowControl w:val="0"/>
              <w:spacing w:line="240" w:lineRule="auto"/>
              <w:rPr>
                <w:b/>
              </w:rPr>
            </w:pPr>
            <w:r w:rsidRPr="00106A37">
              <w:rPr>
                <w:rFonts w:eastAsia="Times New Roman"/>
                <w:b/>
                <w:sz w:val="24"/>
              </w:rPr>
              <w:t>Post Conditions</w:t>
            </w:r>
          </w:p>
        </w:tc>
        <w:tc>
          <w:tcPr>
            <w:tcW w:w="6130" w:type="dxa"/>
            <w:tcMar>
              <w:top w:w="100" w:type="dxa"/>
              <w:left w:w="100" w:type="dxa"/>
              <w:bottom w:w="100" w:type="dxa"/>
              <w:right w:w="100" w:type="dxa"/>
            </w:tcMar>
          </w:tcPr>
          <w:p w14:paraId="1F09AC49" w14:textId="77777777" w:rsidR="005E6344" w:rsidRDefault="005E6344" w:rsidP="005E6344">
            <w:pPr>
              <w:widowControl w:val="0"/>
              <w:numPr>
                <w:ilvl w:val="0"/>
                <w:numId w:val="72"/>
              </w:numPr>
              <w:spacing w:after="0" w:line="240" w:lineRule="auto"/>
              <w:contextualSpacing/>
              <w:rPr>
                <w:rFonts w:eastAsia="Times New Roman"/>
                <w:sz w:val="24"/>
              </w:rPr>
            </w:pPr>
            <w:r>
              <w:rPr>
                <w:rFonts w:eastAsia="Times New Roman"/>
                <w:sz w:val="24"/>
              </w:rPr>
              <w:t>Teacher successfully drop the student.</w:t>
            </w:r>
          </w:p>
          <w:p w14:paraId="5123325A" w14:textId="77777777" w:rsidR="005E6344" w:rsidRDefault="005E6344" w:rsidP="005E6344">
            <w:pPr>
              <w:widowControl w:val="0"/>
              <w:numPr>
                <w:ilvl w:val="0"/>
                <w:numId w:val="72"/>
              </w:numPr>
              <w:spacing w:after="0" w:line="240" w:lineRule="auto"/>
              <w:contextualSpacing/>
              <w:rPr>
                <w:rFonts w:eastAsia="Times New Roman"/>
                <w:sz w:val="24"/>
              </w:rPr>
            </w:pPr>
            <w:r>
              <w:rPr>
                <w:rFonts w:eastAsia="Times New Roman"/>
                <w:sz w:val="24"/>
              </w:rPr>
              <w:t>Class-List got updated.</w:t>
            </w:r>
          </w:p>
          <w:p w14:paraId="4E4F8BA0" w14:textId="77777777" w:rsidR="005E6344" w:rsidRPr="00524A30" w:rsidRDefault="005E6344" w:rsidP="005E6344">
            <w:pPr>
              <w:widowControl w:val="0"/>
              <w:numPr>
                <w:ilvl w:val="0"/>
                <w:numId w:val="72"/>
              </w:numPr>
              <w:spacing w:after="0" w:line="240" w:lineRule="auto"/>
              <w:contextualSpacing/>
              <w:rPr>
                <w:rFonts w:eastAsia="Times New Roman"/>
                <w:sz w:val="24"/>
              </w:rPr>
            </w:pPr>
            <w:r>
              <w:rPr>
                <w:rFonts w:eastAsia="Times New Roman"/>
                <w:sz w:val="24"/>
              </w:rPr>
              <w:t>Student will be notified and course will be removed from his schedule.</w:t>
            </w:r>
          </w:p>
        </w:tc>
      </w:tr>
      <w:tr w:rsidR="005E6344" w14:paraId="40973DFD" w14:textId="77777777" w:rsidTr="005C7502">
        <w:tc>
          <w:tcPr>
            <w:tcW w:w="3230" w:type="dxa"/>
            <w:tcMar>
              <w:top w:w="100" w:type="dxa"/>
              <w:left w:w="100" w:type="dxa"/>
              <w:bottom w:w="100" w:type="dxa"/>
              <w:right w:w="100" w:type="dxa"/>
            </w:tcMar>
          </w:tcPr>
          <w:p w14:paraId="5811D542" w14:textId="77777777" w:rsidR="005E6344" w:rsidRPr="00106A37" w:rsidRDefault="005E6344" w:rsidP="005C7502">
            <w:pPr>
              <w:widowControl w:val="0"/>
              <w:spacing w:line="240" w:lineRule="auto"/>
              <w:rPr>
                <w:b/>
              </w:rPr>
            </w:pPr>
            <w:r w:rsidRPr="00106A37">
              <w:rPr>
                <w:rFonts w:eastAsia="Times New Roman"/>
                <w:b/>
                <w:sz w:val="24"/>
              </w:rPr>
              <w:t>Error-Conditions</w:t>
            </w:r>
          </w:p>
        </w:tc>
        <w:tc>
          <w:tcPr>
            <w:tcW w:w="6130" w:type="dxa"/>
            <w:tcMar>
              <w:top w:w="100" w:type="dxa"/>
              <w:left w:w="100" w:type="dxa"/>
              <w:bottom w:w="100" w:type="dxa"/>
              <w:right w:w="100" w:type="dxa"/>
            </w:tcMar>
          </w:tcPr>
          <w:p w14:paraId="3F2F2449" w14:textId="77777777" w:rsidR="005E6344" w:rsidRDefault="005E6344" w:rsidP="005E6344">
            <w:pPr>
              <w:widowControl w:val="0"/>
              <w:numPr>
                <w:ilvl w:val="0"/>
                <w:numId w:val="73"/>
              </w:numPr>
              <w:spacing w:after="0" w:line="240" w:lineRule="auto"/>
              <w:contextualSpacing/>
              <w:rPr>
                <w:rFonts w:eastAsia="Times New Roman"/>
                <w:sz w:val="24"/>
              </w:rPr>
            </w:pPr>
            <w:r>
              <w:rPr>
                <w:rFonts w:eastAsia="Times New Roman"/>
                <w:sz w:val="24"/>
              </w:rPr>
              <w:t>Internet connectivity lost during registration.</w:t>
            </w:r>
          </w:p>
          <w:p w14:paraId="0E8FE029" w14:textId="77777777" w:rsidR="005E6344" w:rsidRPr="00DA29BE" w:rsidRDefault="005E6344" w:rsidP="005E6344">
            <w:pPr>
              <w:widowControl w:val="0"/>
              <w:numPr>
                <w:ilvl w:val="0"/>
                <w:numId w:val="73"/>
              </w:numPr>
              <w:spacing w:after="0" w:line="240" w:lineRule="auto"/>
              <w:contextualSpacing/>
              <w:rPr>
                <w:rFonts w:eastAsia="Times New Roman"/>
                <w:sz w:val="24"/>
              </w:rPr>
            </w:pPr>
            <w:r>
              <w:rPr>
                <w:rFonts w:eastAsia="Times New Roman"/>
                <w:sz w:val="24"/>
              </w:rPr>
              <w:t>System gets disconnected from the database server.</w:t>
            </w:r>
          </w:p>
        </w:tc>
      </w:tr>
      <w:tr w:rsidR="005E6344" w14:paraId="1ED40CAA" w14:textId="77777777" w:rsidTr="005C7502">
        <w:tc>
          <w:tcPr>
            <w:tcW w:w="3230" w:type="dxa"/>
            <w:tcMar>
              <w:top w:w="100" w:type="dxa"/>
              <w:left w:w="100" w:type="dxa"/>
              <w:bottom w:w="100" w:type="dxa"/>
              <w:right w:w="100" w:type="dxa"/>
            </w:tcMar>
          </w:tcPr>
          <w:p w14:paraId="0531FC7D" w14:textId="77777777" w:rsidR="005E6344" w:rsidRPr="00106A37" w:rsidRDefault="005E6344" w:rsidP="005C7502">
            <w:pPr>
              <w:widowControl w:val="0"/>
              <w:spacing w:line="240" w:lineRule="auto"/>
              <w:rPr>
                <w:rFonts w:eastAsia="Times New Roman"/>
                <w:b/>
                <w:sz w:val="24"/>
              </w:rPr>
            </w:pPr>
            <w:r>
              <w:rPr>
                <w:rFonts w:eastAsia="Times New Roman"/>
                <w:b/>
                <w:sz w:val="24"/>
              </w:rPr>
              <w:t>Non-Functional Requirement</w:t>
            </w:r>
          </w:p>
        </w:tc>
        <w:tc>
          <w:tcPr>
            <w:tcW w:w="6130" w:type="dxa"/>
            <w:tcMar>
              <w:top w:w="100" w:type="dxa"/>
              <w:left w:w="100" w:type="dxa"/>
              <w:bottom w:w="100" w:type="dxa"/>
              <w:right w:w="100" w:type="dxa"/>
            </w:tcMar>
          </w:tcPr>
          <w:p w14:paraId="69AFF843" w14:textId="77777777" w:rsidR="005E6344" w:rsidRDefault="005E6344" w:rsidP="005C7502">
            <w:pPr>
              <w:widowControl w:val="0"/>
              <w:spacing w:after="0" w:line="240" w:lineRule="auto"/>
              <w:ind w:left="360"/>
              <w:contextualSpacing/>
              <w:rPr>
                <w:rFonts w:eastAsia="Times New Roman"/>
                <w:sz w:val="24"/>
              </w:rPr>
            </w:pPr>
            <w:r>
              <w:rPr>
                <w:rFonts w:eastAsia="Times New Roman"/>
                <w:sz w:val="24"/>
              </w:rPr>
              <w:t xml:space="preserve">1. </w:t>
            </w:r>
            <w:r w:rsidRPr="00F373F4">
              <w:rPr>
                <w:rFonts w:eastAsia="Times New Roman"/>
                <w:b/>
                <w:sz w:val="24"/>
              </w:rPr>
              <w:t>Reliability:</w:t>
            </w:r>
            <w:r>
              <w:rPr>
                <w:rFonts w:eastAsia="Times New Roman"/>
                <w:sz w:val="24"/>
              </w:rPr>
              <w:t xml:space="preserve"> Class-list should be updated. </w:t>
            </w:r>
          </w:p>
        </w:tc>
      </w:tr>
    </w:tbl>
    <w:p w14:paraId="5C4882EF" w14:textId="77777777" w:rsidR="005E6344" w:rsidRDefault="005E6344" w:rsidP="005E6344">
      <w:pPr>
        <w:rPr>
          <w:sz w:val="36"/>
          <w:szCs w:val="36"/>
        </w:rPr>
      </w:pPr>
    </w:p>
    <w:p w14:paraId="64D4051B" w14:textId="77777777" w:rsidR="005E6344" w:rsidRDefault="005E6344" w:rsidP="005E6344">
      <w:pPr>
        <w:rPr>
          <w:sz w:val="36"/>
          <w:szCs w:val="36"/>
        </w:rPr>
      </w:pPr>
    </w:p>
    <w:p w14:paraId="34D4C76F" w14:textId="77777777" w:rsidR="005E6344" w:rsidRDefault="005E6344" w:rsidP="005E6344">
      <w:pPr>
        <w:rPr>
          <w:sz w:val="36"/>
          <w:szCs w:val="36"/>
        </w:rPr>
      </w:pPr>
    </w:p>
    <w:p w14:paraId="61F3B301" w14:textId="77777777" w:rsidR="005E6344" w:rsidRDefault="005E6344" w:rsidP="005E6344">
      <w:pPr>
        <w:rPr>
          <w:sz w:val="36"/>
          <w:szCs w:val="36"/>
        </w:rPr>
      </w:pPr>
    </w:p>
    <w:p w14:paraId="5D272AB8" w14:textId="77777777" w:rsidR="005E6344" w:rsidRDefault="005E6344" w:rsidP="005E6344">
      <w:pPr>
        <w:rPr>
          <w:sz w:val="36"/>
          <w:szCs w:val="36"/>
        </w:rPr>
      </w:pPr>
    </w:p>
    <w:p w14:paraId="50AC8EFB" w14:textId="77777777" w:rsidR="00681188" w:rsidRDefault="00681188" w:rsidP="00681188">
      <w:pPr>
        <w:rPr>
          <w:b/>
          <w:sz w:val="24"/>
        </w:rPr>
      </w:pPr>
    </w:p>
    <w:p w14:paraId="0D7CAB4F" w14:textId="0BE44EB8" w:rsidR="00681188" w:rsidRPr="00B11A38" w:rsidRDefault="00681188" w:rsidP="00681188">
      <w:pPr>
        <w:rPr>
          <w:b/>
          <w:sz w:val="24"/>
        </w:rPr>
      </w:pPr>
      <w:r>
        <w:rPr>
          <w:b/>
          <w:sz w:val="24"/>
        </w:rPr>
        <w:t>TABLE 14. Add Grade</w:t>
      </w:r>
    </w:p>
    <w:p w14:paraId="429EAA43" w14:textId="77777777" w:rsidR="005E6344" w:rsidRDefault="005E6344" w:rsidP="005E6344">
      <w:pPr>
        <w:rPr>
          <w:sz w:val="36"/>
          <w:szCs w:val="36"/>
        </w:rPr>
      </w:pPr>
    </w:p>
    <w:p w14:paraId="5BF6A8E0" w14:textId="77777777" w:rsidR="005E6344" w:rsidRDefault="005E6344" w:rsidP="005E6344">
      <w:pPr>
        <w:rPr>
          <w:sz w:val="36"/>
          <w:szCs w:val="36"/>
        </w:rPr>
      </w:pPr>
    </w:p>
    <w:p w14:paraId="20B97FBB" w14:textId="77777777" w:rsidR="005E6344" w:rsidRDefault="005E6344" w:rsidP="005E6344">
      <w:pPr>
        <w:rPr>
          <w:sz w:val="36"/>
          <w:szCs w:val="36"/>
        </w:rPr>
      </w:pPr>
    </w:p>
    <w:p w14:paraId="6B43192E" w14:textId="77777777" w:rsidR="00DD3774" w:rsidRDefault="00DD3774" w:rsidP="005E6344">
      <w:pPr>
        <w:rPr>
          <w:b/>
          <w:sz w:val="24"/>
        </w:rPr>
      </w:pPr>
    </w:p>
    <w:tbl>
      <w:tblPr>
        <w:tblpPr w:leftFromText="180" w:rightFromText="180" w:vertAnchor="page" w:horzAnchor="margin" w:tblpY="442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30"/>
        <w:gridCol w:w="6130"/>
      </w:tblGrid>
      <w:tr w:rsidR="00DD3774" w14:paraId="2CBD1ED4" w14:textId="77777777" w:rsidTr="00DD3774">
        <w:tc>
          <w:tcPr>
            <w:tcW w:w="3230" w:type="dxa"/>
            <w:tcMar>
              <w:top w:w="100" w:type="dxa"/>
              <w:left w:w="100" w:type="dxa"/>
              <w:bottom w:w="100" w:type="dxa"/>
              <w:right w:w="100" w:type="dxa"/>
            </w:tcMar>
          </w:tcPr>
          <w:p w14:paraId="7633D089" w14:textId="77777777" w:rsidR="00DD3774" w:rsidRPr="00106A37" w:rsidRDefault="00DD3774" w:rsidP="00DD3774">
            <w:pPr>
              <w:widowControl w:val="0"/>
              <w:spacing w:line="240" w:lineRule="auto"/>
              <w:rPr>
                <w:b/>
              </w:rPr>
            </w:pPr>
            <w:r w:rsidRPr="00106A37">
              <w:rPr>
                <w:rFonts w:eastAsia="Times New Roman"/>
                <w:b/>
                <w:sz w:val="24"/>
              </w:rPr>
              <w:t>USE CASE NAME</w:t>
            </w:r>
          </w:p>
        </w:tc>
        <w:tc>
          <w:tcPr>
            <w:tcW w:w="6130" w:type="dxa"/>
            <w:tcMar>
              <w:top w:w="100" w:type="dxa"/>
              <w:left w:w="100" w:type="dxa"/>
              <w:bottom w:w="100" w:type="dxa"/>
              <w:right w:w="100" w:type="dxa"/>
            </w:tcMar>
          </w:tcPr>
          <w:p w14:paraId="3CD4047E" w14:textId="77777777" w:rsidR="00DD3774" w:rsidRPr="004237A7" w:rsidRDefault="00DD3774" w:rsidP="00DD3774">
            <w:pPr>
              <w:pStyle w:val="ListParagraph"/>
              <w:widowControl w:val="0"/>
              <w:numPr>
                <w:ilvl w:val="0"/>
                <w:numId w:val="22"/>
              </w:numPr>
              <w:spacing w:line="240" w:lineRule="auto"/>
              <w:rPr>
                <w:b/>
              </w:rPr>
            </w:pPr>
            <w:r>
              <w:rPr>
                <w:rFonts w:ascii="Times New Roman" w:hAnsi="Times New Roman"/>
                <w:b/>
                <w:sz w:val="24"/>
                <w:szCs w:val="24"/>
              </w:rPr>
              <w:t>Add Grade</w:t>
            </w:r>
          </w:p>
        </w:tc>
      </w:tr>
      <w:tr w:rsidR="00DD3774" w14:paraId="3AB2A453" w14:textId="77777777" w:rsidTr="00DD3774">
        <w:tc>
          <w:tcPr>
            <w:tcW w:w="3230" w:type="dxa"/>
            <w:tcMar>
              <w:top w:w="100" w:type="dxa"/>
              <w:left w:w="100" w:type="dxa"/>
              <w:bottom w:w="100" w:type="dxa"/>
              <w:right w:w="100" w:type="dxa"/>
            </w:tcMar>
          </w:tcPr>
          <w:p w14:paraId="6E5488AC" w14:textId="77777777" w:rsidR="00DD3774" w:rsidRPr="00106A37" w:rsidRDefault="00DD3774" w:rsidP="00DD3774">
            <w:pPr>
              <w:widowControl w:val="0"/>
              <w:spacing w:line="240" w:lineRule="auto"/>
              <w:rPr>
                <w:b/>
              </w:rPr>
            </w:pPr>
            <w:r w:rsidRPr="00106A37">
              <w:rPr>
                <w:rFonts w:eastAsia="Times New Roman"/>
                <w:b/>
                <w:sz w:val="24"/>
              </w:rPr>
              <w:t>Actors</w:t>
            </w:r>
          </w:p>
        </w:tc>
        <w:tc>
          <w:tcPr>
            <w:tcW w:w="6130" w:type="dxa"/>
            <w:tcMar>
              <w:top w:w="100" w:type="dxa"/>
              <w:left w:w="100" w:type="dxa"/>
              <w:bottom w:w="100" w:type="dxa"/>
              <w:right w:w="100" w:type="dxa"/>
            </w:tcMar>
          </w:tcPr>
          <w:p w14:paraId="3C0C30A3" w14:textId="77777777" w:rsidR="00DD3774" w:rsidRPr="00BB7205" w:rsidRDefault="00DD3774" w:rsidP="00DD3774">
            <w:pPr>
              <w:widowControl w:val="0"/>
              <w:spacing w:line="240" w:lineRule="auto"/>
              <w:rPr>
                <w:sz w:val="24"/>
              </w:rPr>
            </w:pPr>
            <w:r>
              <w:rPr>
                <w:sz w:val="24"/>
              </w:rPr>
              <w:t xml:space="preserve">      Teacher</w:t>
            </w:r>
            <w:r w:rsidRPr="00BB7205">
              <w:rPr>
                <w:sz w:val="24"/>
              </w:rPr>
              <w:t xml:space="preserve"> </w:t>
            </w:r>
          </w:p>
        </w:tc>
      </w:tr>
      <w:tr w:rsidR="00DD3774" w14:paraId="2F50F234" w14:textId="77777777" w:rsidTr="00DD3774">
        <w:tc>
          <w:tcPr>
            <w:tcW w:w="3230" w:type="dxa"/>
            <w:tcMar>
              <w:top w:w="100" w:type="dxa"/>
              <w:left w:w="100" w:type="dxa"/>
              <w:bottom w:w="100" w:type="dxa"/>
              <w:right w:w="100" w:type="dxa"/>
            </w:tcMar>
          </w:tcPr>
          <w:p w14:paraId="7256C616" w14:textId="77777777" w:rsidR="00DD3774" w:rsidRPr="00106A37" w:rsidRDefault="00DD3774" w:rsidP="00DD3774">
            <w:pPr>
              <w:widowControl w:val="0"/>
              <w:spacing w:line="240" w:lineRule="auto"/>
              <w:rPr>
                <w:b/>
              </w:rPr>
            </w:pPr>
            <w:r w:rsidRPr="00106A37">
              <w:rPr>
                <w:rFonts w:eastAsia="Times New Roman"/>
                <w:b/>
                <w:sz w:val="24"/>
              </w:rPr>
              <w:t>Pre-Conditions</w:t>
            </w:r>
          </w:p>
        </w:tc>
        <w:tc>
          <w:tcPr>
            <w:tcW w:w="6130" w:type="dxa"/>
            <w:tcMar>
              <w:top w:w="100" w:type="dxa"/>
              <w:left w:w="100" w:type="dxa"/>
              <w:bottom w:w="100" w:type="dxa"/>
              <w:right w:w="100" w:type="dxa"/>
            </w:tcMar>
          </w:tcPr>
          <w:p w14:paraId="05FA3434" w14:textId="77777777" w:rsidR="00DD3774" w:rsidRDefault="00DD3774" w:rsidP="00DD3774">
            <w:pPr>
              <w:widowControl w:val="0"/>
              <w:numPr>
                <w:ilvl w:val="0"/>
                <w:numId w:val="74"/>
              </w:numPr>
              <w:spacing w:after="0" w:line="240" w:lineRule="auto"/>
              <w:contextualSpacing/>
              <w:rPr>
                <w:rFonts w:eastAsia="Times New Roman"/>
                <w:sz w:val="24"/>
              </w:rPr>
            </w:pPr>
            <w:r>
              <w:rPr>
                <w:rFonts w:eastAsia="Times New Roman"/>
                <w:sz w:val="24"/>
              </w:rPr>
              <w:t>Teacher should have reliable internet connection.</w:t>
            </w:r>
          </w:p>
          <w:p w14:paraId="6AB16C41" w14:textId="77777777" w:rsidR="00DD3774" w:rsidRDefault="00DD3774" w:rsidP="00DD3774">
            <w:pPr>
              <w:widowControl w:val="0"/>
              <w:numPr>
                <w:ilvl w:val="0"/>
                <w:numId w:val="74"/>
              </w:numPr>
              <w:spacing w:after="0" w:line="240" w:lineRule="auto"/>
              <w:contextualSpacing/>
              <w:rPr>
                <w:rFonts w:eastAsia="Times New Roman"/>
                <w:sz w:val="24"/>
              </w:rPr>
            </w:pPr>
            <w:r>
              <w:rPr>
                <w:rFonts w:eastAsia="Times New Roman"/>
                <w:sz w:val="24"/>
              </w:rPr>
              <w:t>The database connection is required.</w:t>
            </w:r>
          </w:p>
          <w:p w14:paraId="3392F0C0" w14:textId="77777777" w:rsidR="00DD3774" w:rsidRDefault="00DD3774" w:rsidP="00DD3774">
            <w:pPr>
              <w:widowControl w:val="0"/>
              <w:numPr>
                <w:ilvl w:val="0"/>
                <w:numId w:val="74"/>
              </w:numPr>
              <w:spacing w:after="0" w:line="240" w:lineRule="auto"/>
              <w:contextualSpacing/>
              <w:rPr>
                <w:rFonts w:eastAsia="Times New Roman"/>
                <w:sz w:val="24"/>
              </w:rPr>
            </w:pPr>
            <w:r>
              <w:rPr>
                <w:rFonts w:eastAsia="Times New Roman"/>
                <w:sz w:val="24"/>
              </w:rPr>
              <w:t>Teacher is a registered user.</w:t>
            </w:r>
          </w:p>
          <w:p w14:paraId="272AC83F" w14:textId="77777777" w:rsidR="00DD3774" w:rsidRPr="00FB20B9" w:rsidRDefault="00DD3774" w:rsidP="00DD3774">
            <w:pPr>
              <w:widowControl w:val="0"/>
              <w:numPr>
                <w:ilvl w:val="0"/>
                <w:numId w:val="74"/>
              </w:numPr>
              <w:spacing w:after="0" w:line="240" w:lineRule="auto"/>
              <w:contextualSpacing/>
              <w:rPr>
                <w:rFonts w:eastAsia="Times New Roman"/>
                <w:sz w:val="24"/>
              </w:rPr>
            </w:pPr>
            <w:r>
              <w:rPr>
                <w:rFonts w:eastAsia="Times New Roman"/>
                <w:sz w:val="24"/>
              </w:rPr>
              <w:t>Teacher is already logged in into the system.</w:t>
            </w:r>
          </w:p>
        </w:tc>
      </w:tr>
      <w:tr w:rsidR="00DD3774" w14:paraId="57304EB9" w14:textId="77777777" w:rsidTr="00DD3774">
        <w:tc>
          <w:tcPr>
            <w:tcW w:w="3230" w:type="dxa"/>
            <w:tcMar>
              <w:top w:w="100" w:type="dxa"/>
              <w:left w:w="100" w:type="dxa"/>
              <w:bottom w:w="100" w:type="dxa"/>
              <w:right w:w="100" w:type="dxa"/>
            </w:tcMar>
          </w:tcPr>
          <w:p w14:paraId="4F687C26" w14:textId="77777777" w:rsidR="00DD3774" w:rsidRPr="00106A37" w:rsidRDefault="00DD3774" w:rsidP="00DD3774">
            <w:pPr>
              <w:widowControl w:val="0"/>
              <w:spacing w:line="240" w:lineRule="auto"/>
              <w:rPr>
                <w:b/>
              </w:rPr>
            </w:pPr>
            <w:r w:rsidRPr="00106A37">
              <w:rPr>
                <w:rFonts w:eastAsia="Times New Roman"/>
                <w:b/>
                <w:sz w:val="24"/>
              </w:rPr>
              <w:t>Flow of Control</w:t>
            </w:r>
          </w:p>
        </w:tc>
        <w:tc>
          <w:tcPr>
            <w:tcW w:w="6130" w:type="dxa"/>
            <w:tcMar>
              <w:top w:w="100" w:type="dxa"/>
              <w:left w:w="100" w:type="dxa"/>
              <w:bottom w:w="100" w:type="dxa"/>
              <w:right w:w="100" w:type="dxa"/>
            </w:tcMar>
          </w:tcPr>
          <w:p w14:paraId="766F8DAD" w14:textId="77777777" w:rsidR="00DD3774" w:rsidRDefault="00DD3774" w:rsidP="00DD3774">
            <w:pPr>
              <w:widowControl w:val="0"/>
              <w:numPr>
                <w:ilvl w:val="0"/>
                <w:numId w:val="75"/>
              </w:numPr>
              <w:spacing w:after="0" w:line="240" w:lineRule="auto"/>
              <w:contextualSpacing/>
              <w:rPr>
                <w:rFonts w:eastAsia="Times New Roman"/>
                <w:sz w:val="24"/>
              </w:rPr>
            </w:pPr>
            <w:r>
              <w:rPr>
                <w:rFonts w:eastAsia="Times New Roman"/>
                <w:sz w:val="24"/>
              </w:rPr>
              <w:t>Teacher clicks on “Class-List” button.</w:t>
            </w:r>
          </w:p>
          <w:p w14:paraId="309B17D1" w14:textId="77777777" w:rsidR="00DD3774" w:rsidRPr="00C415EE" w:rsidRDefault="00DD3774" w:rsidP="00DD3774">
            <w:pPr>
              <w:widowControl w:val="0"/>
              <w:numPr>
                <w:ilvl w:val="0"/>
                <w:numId w:val="75"/>
              </w:numPr>
              <w:spacing w:after="0" w:line="240" w:lineRule="auto"/>
              <w:contextualSpacing/>
              <w:rPr>
                <w:rFonts w:eastAsia="Times New Roman"/>
                <w:sz w:val="24"/>
              </w:rPr>
            </w:pPr>
            <w:r>
              <w:rPr>
                <w:rFonts w:eastAsia="Times New Roman"/>
                <w:sz w:val="24"/>
              </w:rPr>
              <w:t>Teacher will select the student for which he wants to add grade</w:t>
            </w:r>
            <w:r w:rsidRPr="00C415EE">
              <w:rPr>
                <w:rFonts w:eastAsia="Times New Roman"/>
                <w:sz w:val="24"/>
              </w:rPr>
              <w:t>.</w:t>
            </w:r>
          </w:p>
          <w:p w14:paraId="48ED6B0B" w14:textId="77777777" w:rsidR="00DD3774" w:rsidRPr="00BB7205" w:rsidRDefault="00DD3774" w:rsidP="00DD3774">
            <w:pPr>
              <w:widowControl w:val="0"/>
              <w:numPr>
                <w:ilvl w:val="0"/>
                <w:numId w:val="75"/>
              </w:numPr>
              <w:spacing w:after="0" w:line="240" w:lineRule="auto"/>
              <w:contextualSpacing/>
              <w:rPr>
                <w:rFonts w:eastAsia="Times New Roman"/>
                <w:sz w:val="24"/>
              </w:rPr>
            </w:pPr>
            <w:r>
              <w:rPr>
                <w:rFonts w:eastAsia="Times New Roman"/>
                <w:sz w:val="24"/>
              </w:rPr>
              <w:t xml:space="preserve">Teacher will click on “Submit” button </w:t>
            </w:r>
          </w:p>
        </w:tc>
      </w:tr>
      <w:tr w:rsidR="00DD3774" w14:paraId="74E78C04" w14:textId="77777777" w:rsidTr="00DD3774">
        <w:tc>
          <w:tcPr>
            <w:tcW w:w="3230" w:type="dxa"/>
            <w:tcMar>
              <w:top w:w="100" w:type="dxa"/>
              <w:left w:w="100" w:type="dxa"/>
              <w:bottom w:w="100" w:type="dxa"/>
              <w:right w:w="100" w:type="dxa"/>
            </w:tcMar>
          </w:tcPr>
          <w:p w14:paraId="73490537" w14:textId="77777777" w:rsidR="00DD3774" w:rsidRPr="00106A37" w:rsidRDefault="00DD3774" w:rsidP="00DD3774">
            <w:pPr>
              <w:widowControl w:val="0"/>
              <w:spacing w:line="240" w:lineRule="auto"/>
              <w:rPr>
                <w:b/>
              </w:rPr>
            </w:pPr>
            <w:r w:rsidRPr="00106A37">
              <w:rPr>
                <w:rFonts w:eastAsia="Times New Roman"/>
                <w:b/>
                <w:sz w:val="24"/>
              </w:rPr>
              <w:t>Post Conditions</w:t>
            </w:r>
          </w:p>
        </w:tc>
        <w:tc>
          <w:tcPr>
            <w:tcW w:w="6130" w:type="dxa"/>
            <w:tcMar>
              <w:top w:w="100" w:type="dxa"/>
              <w:left w:w="100" w:type="dxa"/>
              <w:bottom w:w="100" w:type="dxa"/>
              <w:right w:w="100" w:type="dxa"/>
            </w:tcMar>
          </w:tcPr>
          <w:p w14:paraId="535A1267" w14:textId="77777777" w:rsidR="00DD3774" w:rsidRDefault="00DD3774" w:rsidP="00DD3774">
            <w:pPr>
              <w:widowControl w:val="0"/>
              <w:numPr>
                <w:ilvl w:val="0"/>
                <w:numId w:val="76"/>
              </w:numPr>
              <w:spacing w:after="0" w:line="240" w:lineRule="auto"/>
              <w:contextualSpacing/>
              <w:rPr>
                <w:rFonts w:eastAsia="Times New Roman"/>
                <w:sz w:val="24"/>
              </w:rPr>
            </w:pPr>
            <w:r>
              <w:rPr>
                <w:rFonts w:eastAsia="Times New Roman"/>
                <w:sz w:val="24"/>
              </w:rPr>
              <w:t>Teacher successfully Add the grade.</w:t>
            </w:r>
          </w:p>
          <w:p w14:paraId="4180EA56" w14:textId="77777777" w:rsidR="00DD3774" w:rsidRDefault="00DD3774" w:rsidP="00DD3774">
            <w:pPr>
              <w:widowControl w:val="0"/>
              <w:numPr>
                <w:ilvl w:val="0"/>
                <w:numId w:val="76"/>
              </w:numPr>
              <w:spacing w:after="0" w:line="240" w:lineRule="auto"/>
              <w:contextualSpacing/>
              <w:rPr>
                <w:rFonts w:eastAsia="Times New Roman"/>
                <w:sz w:val="24"/>
              </w:rPr>
            </w:pPr>
            <w:r>
              <w:rPr>
                <w:rFonts w:eastAsia="Times New Roman"/>
                <w:sz w:val="24"/>
              </w:rPr>
              <w:t>Grade in Class-List got updated.</w:t>
            </w:r>
          </w:p>
          <w:p w14:paraId="09AAB4D2" w14:textId="77777777" w:rsidR="00DD3774" w:rsidRPr="00524A30" w:rsidRDefault="00DD3774" w:rsidP="00DD3774">
            <w:pPr>
              <w:widowControl w:val="0"/>
              <w:numPr>
                <w:ilvl w:val="0"/>
                <w:numId w:val="76"/>
              </w:numPr>
              <w:spacing w:after="0" w:line="240" w:lineRule="auto"/>
              <w:contextualSpacing/>
              <w:rPr>
                <w:rFonts w:eastAsia="Times New Roman"/>
                <w:sz w:val="24"/>
              </w:rPr>
            </w:pPr>
            <w:r>
              <w:rPr>
                <w:rFonts w:eastAsia="Times New Roman"/>
                <w:sz w:val="24"/>
              </w:rPr>
              <w:t>Student will be notified and course history will be updated.</w:t>
            </w:r>
          </w:p>
        </w:tc>
      </w:tr>
      <w:tr w:rsidR="00DD3774" w14:paraId="2B515923" w14:textId="77777777" w:rsidTr="00DD3774">
        <w:tc>
          <w:tcPr>
            <w:tcW w:w="3230" w:type="dxa"/>
            <w:tcMar>
              <w:top w:w="100" w:type="dxa"/>
              <w:left w:w="100" w:type="dxa"/>
              <w:bottom w:w="100" w:type="dxa"/>
              <w:right w:w="100" w:type="dxa"/>
            </w:tcMar>
          </w:tcPr>
          <w:p w14:paraId="71F36A57" w14:textId="77777777" w:rsidR="00DD3774" w:rsidRPr="00106A37" w:rsidRDefault="00DD3774" w:rsidP="00DD3774">
            <w:pPr>
              <w:widowControl w:val="0"/>
              <w:spacing w:line="240" w:lineRule="auto"/>
              <w:rPr>
                <w:b/>
              </w:rPr>
            </w:pPr>
            <w:r w:rsidRPr="00106A37">
              <w:rPr>
                <w:rFonts w:eastAsia="Times New Roman"/>
                <w:b/>
                <w:sz w:val="24"/>
              </w:rPr>
              <w:t>Error-Conditions</w:t>
            </w:r>
          </w:p>
        </w:tc>
        <w:tc>
          <w:tcPr>
            <w:tcW w:w="6130" w:type="dxa"/>
            <w:tcMar>
              <w:top w:w="100" w:type="dxa"/>
              <w:left w:w="100" w:type="dxa"/>
              <w:bottom w:w="100" w:type="dxa"/>
              <w:right w:w="100" w:type="dxa"/>
            </w:tcMar>
          </w:tcPr>
          <w:p w14:paraId="2243733C" w14:textId="77777777" w:rsidR="00DD3774" w:rsidRDefault="00DD3774" w:rsidP="00DD3774">
            <w:pPr>
              <w:widowControl w:val="0"/>
              <w:numPr>
                <w:ilvl w:val="0"/>
                <w:numId w:val="77"/>
              </w:numPr>
              <w:spacing w:after="0" w:line="240" w:lineRule="auto"/>
              <w:contextualSpacing/>
              <w:rPr>
                <w:rFonts w:eastAsia="Times New Roman"/>
                <w:sz w:val="24"/>
              </w:rPr>
            </w:pPr>
            <w:r>
              <w:rPr>
                <w:rFonts w:eastAsia="Times New Roman"/>
                <w:sz w:val="24"/>
              </w:rPr>
              <w:t>Internet connectivity lost during registration.</w:t>
            </w:r>
          </w:p>
          <w:p w14:paraId="10A8805E" w14:textId="77777777" w:rsidR="00DD3774" w:rsidRPr="00DA29BE" w:rsidRDefault="00DD3774" w:rsidP="00DD3774">
            <w:pPr>
              <w:widowControl w:val="0"/>
              <w:numPr>
                <w:ilvl w:val="0"/>
                <w:numId w:val="77"/>
              </w:numPr>
              <w:spacing w:after="0" w:line="240" w:lineRule="auto"/>
              <w:contextualSpacing/>
              <w:rPr>
                <w:rFonts w:eastAsia="Times New Roman"/>
                <w:sz w:val="24"/>
              </w:rPr>
            </w:pPr>
            <w:r>
              <w:rPr>
                <w:rFonts w:eastAsia="Times New Roman"/>
                <w:sz w:val="24"/>
              </w:rPr>
              <w:t>System gets disconnected from the database server.</w:t>
            </w:r>
          </w:p>
        </w:tc>
      </w:tr>
      <w:tr w:rsidR="00DD3774" w14:paraId="09DD85B4" w14:textId="77777777" w:rsidTr="00DD3774">
        <w:tc>
          <w:tcPr>
            <w:tcW w:w="3230" w:type="dxa"/>
            <w:tcMar>
              <w:top w:w="100" w:type="dxa"/>
              <w:left w:w="100" w:type="dxa"/>
              <w:bottom w:w="100" w:type="dxa"/>
              <w:right w:w="100" w:type="dxa"/>
            </w:tcMar>
          </w:tcPr>
          <w:p w14:paraId="6AD55606" w14:textId="77777777" w:rsidR="00DD3774" w:rsidRPr="00106A37" w:rsidRDefault="00DD3774" w:rsidP="00DD3774">
            <w:pPr>
              <w:widowControl w:val="0"/>
              <w:spacing w:line="240" w:lineRule="auto"/>
              <w:rPr>
                <w:rFonts w:eastAsia="Times New Roman"/>
                <w:b/>
                <w:sz w:val="24"/>
              </w:rPr>
            </w:pPr>
            <w:r>
              <w:rPr>
                <w:rFonts w:eastAsia="Times New Roman"/>
                <w:b/>
                <w:sz w:val="24"/>
              </w:rPr>
              <w:t>Non-Functional Requirement</w:t>
            </w:r>
          </w:p>
        </w:tc>
        <w:tc>
          <w:tcPr>
            <w:tcW w:w="6130" w:type="dxa"/>
            <w:tcMar>
              <w:top w:w="100" w:type="dxa"/>
              <w:left w:w="100" w:type="dxa"/>
              <w:bottom w:w="100" w:type="dxa"/>
              <w:right w:w="100" w:type="dxa"/>
            </w:tcMar>
          </w:tcPr>
          <w:p w14:paraId="15521ADE" w14:textId="77777777" w:rsidR="00DD3774" w:rsidRDefault="00DD3774" w:rsidP="00DD3774">
            <w:pPr>
              <w:widowControl w:val="0"/>
              <w:numPr>
                <w:ilvl w:val="0"/>
                <w:numId w:val="103"/>
              </w:numPr>
              <w:spacing w:after="0" w:line="240" w:lineRule="auto"/>
              <w:contextualSpacing/>
              <w:rPr>
                <w:rFonts w:eastAsia="Times New Roman"/>
                <w:sz w:val="24"/>
              </w:rPr>
            </w:pPr>
            <w:r w:rsidRPr="00F373F4">
              <w:rPr>
                <w:rFonts w:eastAsia="Times New Roman"/>
                <w:b/>
                <w:sz w:val="24"/>
              </w:rPr>
              <w:t>Reliability:</w:t>
            </w:r>
            <w:r>
              <w:rPr>
                <w:rFonts w:eastAsia="Times New Roman"/>
                <w:sz w:val="24"/>
              </w:rPr>
              <w:t xml:space="preserve"> Student’s profile should be updated with grade.</w:t>
            </w:r>
          </w:p>
        </w:tc>
      </w:tr>
    </w:tbl>
    <w:p w14:paraId="79399DD1" w14:textId="77777777" w:rsidR="005E6344" w:rsidRDefault="005E6344" w:rsidP="005E6344">
      <w:pPr>
        <w:rPr>
          <w:sz w:val="36"/>
          <w:szCs w:val="36"/>
        </w:rPr>
      </w:pPr>
    </w:p>
    <w:p w14:paraId="32685CDA" w14:textId="77777777" w:rsidR="005E6344" w:rsidRDefault="005E6344" w:rsidP="005E6344">
      <w:pPr>
        <w:rPr>
          <w:sz w:val="36"/>
          <w:szCs w:val="36"/>
        </w:rPr>
      </w:pPr>
    </w:p>
    <w:p w14:paraId="68BEEFD5" w14:textId="77777777" w:rsidR="005E6344" w:rsidRDefault="005E6344" w:rsidP="005E6344">
      <w:pPr>
        <w:rPr>
          <w:sz w:val="36"/>
          <w:szCs w:val="36"/>
        </w:rPr>
      </w:pPr>
    </w:p>
    <w:p w14:paraId="0003BA04" w14:textId="77777777" w:rsidR="005E6344" w:rsidRDefault="005E6344" w:rsidP="005E6344">
      <w:pPr>
        <w:rPr>
          <w:sz w:val="36"/>
          <w:szCs w:val="36"/>
        </w:rPr>
      </w:pPr>
    </w:p>
    <w:p w14:paraId="31545E46" w14:textId="77777777" w:rsidR="00681188" w:rsidRDefault="00681188" w:rsidP="00681188">
      <w:pPr>
        <w:rPr>
          <w:b/>
          <w:sz w:val="24"/>
        </w:rPr>
      </w:pPr>
      <w:r>
        <w:rPr>
          <w:b/>
          <w:sz w:val="24"/>
        </w:rPr>
        <w:t>TABLE 15.  Add Term</w:t>
      </w:r>
    </w:p>
    <w:p w14:paraId="2A03D3B1" w14:textId="77777777" w:rsidR="005E6344" w:rsidRDefault="005E6344" w:rsidP="005E6344">
      <w:pPr>
        <w:rPr>
          <w:b/>
          <w:sz w:val="24"/>
        </w:rPr>
      </w:pPr>
    </w:p>
    <w:p w14:paraId="6FDCF588" w14:textId="77777777" w:rsidR="005E6344" w:rsidRDefault="005E6344" w:rsidP="005E6344">
      <w:pPr>
        <w:rPr>
          <w:b/>
          <w:sz w:val="24"/>
        </w:rPr>
      </w:pPr>
    </w:p>
    <w:p w14:paraId="0AC44DF8" w14:textId="77777777" w:rsidR="005E6344" w:rsidRDefault="005E6344" w:rsidP="005E6344">
      <w:pPr>
        <w:rPr>
          <w:b/>
          <w:sz w:val="24"/>
        </w:rPr>
      </w:pPr>
    </w:p>
    <w:p w14:paraId="27EFE003" w14:textId="77777777" w:rsidR="005E6344" w:rsidRDefault="005E6344" w:rsidP="005E6344">
      <w:pPr>
        <w:rPr>
          <w:b/>
          <w:sz w:val="24"/>
        </w:rPr>
      </w:pPr>
    </w:p>
    <w:p w14:paraId="7A23EDBA" w14:textId="31099ABD" w:rsidR="005E6344" w:rsidRPr="00380F3B" w:rsidRDefault="005E6344" w:rsidP="005E6344">
      <w:pPr>
        <w:rPr>
          <w:b/>
          <w:sz w:val="24"/>
        </w:rPr>
      </w:pPr>
    </w:p>
    <w:tbl>
      <w:tblPr>
        <w:tblpPr w:leftFromText="180" w:rightFromText="180" w:vertAnchor="page" w:horzAnchor="margin" w:tblpY="3946"/>
        <w:tblW w:w="94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8"/>
        <w:gridCol w:w="6166"/>
      </w:tblGrid>
      <w:tr w:rsidR="005E6344" w14:paraId="038F8020" w14:textId="77777777" w:rsidTr="00DD3774">
        <w:trPr>
          <w:trHeight w:val="548"/>
        </w:trPr>
        <w:tc>
          <w:tcPr>
            <w:tcW w:w="3248" w:type="dxa"/>
            <w:tcMar>
              <w:top w:w="100" w:type="dxa"/>
              <w:left w:w="100" w:type="dxa"/>
              <w:bottom w:w="100" w:type="dxa"/>
              <w:right w:w="100" w:type="dxa"/>
            </w:tcMar>
          </w:tcPr>
          <w:p w14:paraId="4F63F600" w14:textId="77777777" w:rsidR="005E6344" w:rsidRPr="00106A37" w:rsidRDefault="005E6344" w:rsidP="00DD3774">
            <w:pPr>
              <w:widowControl w:val="0"/>
              <w:spacing w:line="240" w:lineRule="auto"/>
              <w:rPr>
                <w:b/>
              </w:rPr>
            </w:pPr>
            <w:r w:rsidRPr="00106A37">
              <w:rPr>
                <w:rFonts w:eastAsia="Times New Roman"/>
                <w:b/>
                <w:sz w:val="24"/>
              </w:rPr>
              <w:t>USE CASE NAME</w:t>
            </w:r>
          </w:p>
        </w:tc>
        <w:tc>
          <w:tcPr>
            <w:tcW w:w="6166" w:type="dxa"/>
            <w:tcMar>
              <w:top w:w="100" w:type="dxa"/>
              <w:left w:w="100" w:type="dxa"/>
              <w:bottom w:w="100" w:type="dxa"/>
              <w:right w:w="100" w:type="dxa"/>
            </w:tcMar>
          </w:tcPr>
          <w:p w14:paraId="48E13A89" w14:textId="77777777" w:rsidR="005E6344" w:rsidRPr="004237A7" w:rsidRDefault="005E6344" w:rsidP="00DD3774">
            <w:pPr>
              <w:pStyle w:val="ListParagraph"/>
              <w:widowControl w:val="0"/>
              <w:numPr>
                <w:ilvl w:val="0"/>
                <w:numId w:val="22"/>
              </w:numPr>
              <w:spacing w:line="240" w:lineRule="auto"/>
              <w:rPr>
                <w:b/>
              </w:rPr>
            </w:pPr>
            <w:r>
              <w:rPr>
                <w:rFonts w:ascii="Times New Roman" w:hAnsi="Times New Roman"/>
                <w:b/>
                <w:sz w:val="24"/>
                <w:szCs w:val="24"/>
              </w:rPr>
              <w:t>Add Term</w:t>
            </w:r>
          </w:p>
        </w:tc>
      </w:tr>
      <w:tr w:rsidR="005E6344" w14:paraId="3AA8AF82" w14:textId="77777777" w:rsidTr="00DD3774">
        <w:trPr>
          <w:trHeight w:val="575"/>
        </w:trPr>
        <w:tc>
          <w:tcPr>
            <w:tcW w:w="3248" w:type="dxa"/>
            <w:tcMar>
              <w:top w:w="100" w:type="dxa"/>
              <w:left w:w="100" w:type="dxa"/>
              <w:bottom w:w="100" w:type="dxa"/>
              <w:right w:w="100" w:type="dxa"/>
            </w:tcMar>
          </w:tcPr>
          <w:p w14:paraId="333303BF" w14:textId="77777777" w:rsidR="005E6344" w:rsidRPr="00106A37" w:rsidRDefault="005E6344" w:rsidP="00DD3774">
            <w:pPr>
              <w:widowControl w:val="0"/>
              <w:spacing w:line="240" w:lineRule="auto"/>
              <w:rPr>
                <w:b/>
              </w:rPr>
            </w:pPr>
            <w:r w:rsidRPr="00106A37">
              <w:rPr>
                <w:rFonts w:eastAsia="Times New Roman"/>
                <w:b/>
                <w:sz w:val="24"/>
              </w:rPr>
              <w:t>Actors</w:t>
            </w:r>
          </w:p>
        </w:tc>
        <w:tc>
          <w:tcPr>
            <w:tcW w:w="6166" w:type="dxa"/>
            <w:tcMar>
              <w:top w:w="100" w:type="dxa"/>
              <w:left w:w="100" w:type="dxa"/>
              <w:bottom w:w="100" w:type="dxa"/>
              <w:right w:w="100" w:type="dxa"/>
            </w:tcMar>
          </w:tcPr>
          <w:p w14:paraId="47239219" w14:textId="77777777" w:rsidR="005E6344" w:rsidRPr="00BB7205" w:rsidRDefault="005E6344" w:rsidP="00DD3774">
            <w:pPr>
              <w:widowControl w:val="0"/>
              <w:spacing w:line="240" w:lineRule="auto"/>
              <w:rPr>
                <w:sz w:val="24"/>
              </w:rPr>
            </w:pPr>
            <w:r>
              <w:rPr>
                <w:sz w:val="24"/>
              </w:rPr>
              <w:t xml:space="preserve">      Admin</w:t>
            </w:r>
            <w:r w:rsidRPr="00BB7205">
              <w:rPr>
                <w:sz w:val="24"/>
              </w:rPr>
              <w:t xml:space="preserve"> </w:t>
            </w:r>
          </w:p>
        </w:tc>
      </w:tr>
      <w:tr w:rsidR="005E6344" w14:paraId="1CED4B89" w14:textId="77777777" w:rsidTr="00DD3774">
        <w:trPr>
          <w:trHeight w:val="993"/>
        </w:trPr>
        <w:tc>
          <w:tcPr>
            <w:tcW w:w="3248" w:type="dxa"/>
            <w:tcMar>
              <w:top w:w="100" w:type="dxa"/>
              <w:left w:w="100" w:type="dxa"/>
              <w:bottom w:w="100" w:type="dxa"/>
              <w:right w:w="100" w:type="dxa"/>
            </w:tcMar>
          </w:tcPr>
          <w:p w14:paraId="7461F3AD" w14:textId="77777777" w:rsidR="005E6344" w:rsidRPr="00106A37" w:rsidRDefault="005E6344" w:rsidP="00DD3774">
            <w:pPr>
              <w:widowControl w:val="0"/>
              <w:spacing w:line="240" w:lineRule="auto"/>
              <w:rPr>
                <w:b/>
              </w:rPr>
            </w:pPr>
            <w:r w:rsidRPr="00106A37">
              <w:rPr>
                <w:rFonts w:eastAsia="Times New Roman"/>
                <w:b/>
                <w:sz w:val="24"/>
              </w:rPr>
              <w:t>Pre-Conditions</w:t>
            </w:r>
          </w:p>
        </w:tc>
        <w:tc>
          <w:tcPr>
            <w:tcW w:w="6166" w:type="dxa"/>
            <w:tcMar>
              <w:top w:w="100" w:type="dxa"/>
              <w:left w:w="100" w:type="dxa"/>
              <w:bottom w:w="100" w:type="dxa"/>
              <w:right w:w="100" w:type="dxa"/>
            </w:tcMar>
          </w:tcPr>
          <w:p w14:paraId="6CCE31CD" w14:textId="77777777" w:rsidR="005E6344" w:rsidRDefault="005E6344" w:rsidP="00DD3774">
            <w:pPr>
              <w:widowControl w:val="0"/>
              <w:numPr>
                <w:ilvl w:val="0"/>
                <w:numId w:val="78"/>
              </w:numPr>
              <w:spacing w:after="0" w:line="240" w:lineRule="auto"/>
              <w:contextualSpacing/>
              <w:rPr>
                <w:rFonts w:eastAsia="Times New Roman"/>
                <w:sz w:val="24"/>
              </w:rPr>
            </w:pPr>
            <w:r>
              <w:rPr>
                <w:rFonts w:eastAsia="Times New Roman"/>
                <w:sz w:val="24"/>
              </w:rPr>
              <w:t>Admin should have reliable internet connection.</w:t>
            </w:r>
          </w:p>
          <w:p w14:paraId="3D596C5A" w14:textId="77777777" w:rsidR="005E6344" w:rsidRDefault="005E6344" w:rsidP="00DD3774">
            <w:pPr>
              <w:widowControl w:val="0"/>
              <w:numPr>
                <w:ilvl w:val="0"/>
                <w:numId w:val="78"/>
              </w:numPr>
              <w:spacing w:after="0" w:line="240" w:lineRule="auto"/>
              <w:contextualSpacing/>
              <w:rPr>
                <w:rFonts w:eastAsia="Times New Roman"/>
                <w:sz w:val="24"/>
              </w:rPr>
            </w:pPr>
            <w:r>
              <w:rPr>
                <w:rFonts w:eastAsia="Times New Roman"/>
                <w:sz w:val="24"/>
              </w:rPr>
              <w:t>The database connection is required.</w:t>
            </w:r>
          </w:p>
          <w:p w14:paraId="2A9E7B4F" w14:textId="77777777" w:rsidR="005E6344" w:rsidRPr="006524BE" w:rsidRDefault="005E6344" w:rsidP="00DD3774">
            <w:pPr>
              <w:widowControl w:val="0"/>
              <w:numPr>
                <w:ilvl w:val="0"/>
                <w:numId w:val="78"/>
              </w:numPr>
              <w:spacing w:after="0" w:line="240" w:lineRule="auto"/>
              <w:contextualSpacing/>
              <w:rPr>
                <w:rFonts w:eastAsia="Times New Roman"/>
                <w:sz w:val="24"/>
              </w:rPr>
            </w:pPr>
            <w:r>
              <w:rPr>
                <w:rFonts w:eastAsia="Times New Roman"/>
                <w:sz w:val="24"/>
              </w:rPr>
              <w:t>Admin is already logged in into the system.</w:t>
            </w:r>
          </w:p>
        </w:tc>
      </w:tr>
      <w:tr w:rsidR="005E6344" w14:paraId="18AF138F" w14:textId="77777777" w:rsidTr="00DD3774">
        <w:trPr>
          <w:trHeight w:val="1647"/>
        </w:trPr>
        <w:tc>
          <w:tcPr>
            <w:tcW w:w="3248" w:type="dxa"/>
            <w:tcMar>
              <w:top w:w="100" w:type="dxa"/>
              <w:left w:w="100" w:type="dxa"/>
              <w:bottom w:w="100" w:type="dxa"/>
              <w:right w:w="100" w:type="dxa"/>
            </w:tcMar>
          </w:tcPr>
          <w:p w14:paraId="56778555" w14:textId="77777777" w:rsidR="005E6344" w:rsidRPr="00106A37" w:rsidRDefault="005E6344" w:rsidP="00DD3774">
            <w:pPr>
              <w:widowControl w:val="0"/>
              <w:spacing w:line="240" w:lineRule="auto"/>
              <w:rPr>
                <w:b/>
              </w:rPr>
            </w:pPr>
            <w:r w:rsidRPr="00106A37">
              <w:rPr>
                <w:rFonts w:eastAsia="Times New Roman"/>
                <w:b/>
                <w:sz w:val="24"/>
              </w:rPr>
              <w:t>Flow of Control</w:t>
            </w:r>
          </w:p>
        </w:tc>
        <w:tc>
          <w:tcPr>
            <w:tcW w:w="6166" w:type="dxa"/>
            <w:tcMar>
              <w:top w:w="100" w:type="dxa"/>
              <w:left w:w="100" w:type="dxa"/>
              <w:bottom w:w="100" w:type="dxa"/>
              <w:right w:w="100" w:type="dxa"/>
            </w:tcMar>
          </w:tcPr>
          <w:p w14:paraId="4243016B" w14:textId="77777777" w:rsidR="005E6344" w:rsidRDefault="005E6344" w:rsidP="00DD3774">
            <w:pPr>
              <w:widowControl w:val="0"/>
              <w:numPr>
                <w:ilvl w:val="0"/>
                <w:numId w:val="79"/>
              </w:numPr>
              <w:spacing w:after="0" w:line="240" w:lineRule="auto"/>
              <w:contextualSpacing/>
              <w:rPr>
                <w:rFonts w:eastAsia="Times New Roman"/>
                <w:sz w:val="24"/>
              </w:rPr>
            </w:pPr>
            <w:r>
              <w:rPr>
                <w:rFonts w:eastAsia="Times New Roman"/>
                <w:sz w:val="24"/>
              </w:rPr>
              <w:t>Admin selects the “Add Term” option from the menu.</w:t>
            </w:r>
          </w:p>
          <w:p w14:paraId="1F9A4329" w14:textId="77777777" w:rsidR="005E6344" w:rsidRDefault="005E6344" w:rsidP="00DD3774">
            <w:pPr>
              <w:widowControl w:val="0"/>
              <w:numPr>
                <w:ilvl w:val="0"/>
                <w:numId w:val="79"/>
              </w:numPr>
              <w:spacing w:after="0" w:line="240" w:lineRule="auto"/>
              <w:contextualSpacing/>
              <w:rPr>
                <w:rFonts w:eastAsia="Times New Roman"/>
                <w:sz w:val="24"/>
              </w:rPr>
            </w:pPr>
            <w:r>
              <w:rPr>
                <w:rFonts w:eastAsia="Times New Roman"/>
                <w:sz w:val="24"/>
              </w:rPr>
              <w:t>Admin enters the name of the term in the name field</w:t>
            </w:r>
            <w:r w:rsidRPr="00C415EE">
              <w:rPr>
                <w:rFonts w:eastAsia="Times New Roman"/>
                <w:sz w:val="24"/>
              </w:rPr>
              <w:t>.</w:t>
            </w:r>
          </w:p>
          <w:p w14:paraId="7C0F34D6" w14:textId="77777777" w:rsidR="005E6344" w:rsidRPr="00C415EE" w:rsidRDefault="005E6344" w:rsidP="00DD3774">
            <w:pPr>
              <w:widowControl w:val="0"/>
              <w:numPr>
                <w:ilvl w:val="0"/>
                <w:numId w:val="79"/>
              </w:numPr>
              <w:spacing w:after="0" w:line="240" w:lineRule="auto"/>
              <w:contextualSpacing/>
              <w:rPr>
                <w:rFonts w:eastAsia="Times New Roman"/>
                <w:sz w:val="24"/>
              </w:rPr>
            </w:pPr>
            <w:r>
              <w:rPr>
                <w:rFonts w:eastAsia="Times New Roman"/>
                <w:sz w:val="24"/>
              </w:rPr>
              <w:t>Admin enters the description of the term in the description field</w:t>
            </w:r>
          </w:p>
          <w:p w14:paraId="6E6AF7BE" w14:textId="77777777" w:rsidR="005E6344" w:rsidRPr="00BB7205" w:rsidRDefault="005E6344" w:rsidP="00DD3774">
            <w:pPr>
              <w:widowControl w:val="0"/>
              <w:numPr>
                <w:ilvl w:val="0"/>
                <w:numId w:val="79"/>
              </w:numPr>
              <w:spacing w:after="0" w:line="240" w:lineRule="auto"/>
              <w:contextualSpacing/>
              <w:rPr>
                <w:rFonts w:eastAsia="Times New Roman"/>
                <w:sz w:val="24"/>
              </w:rPr>
            </w:pPr>
            <w:r>
              <w:rPr>
                <w:rFonts w:eastAsia="Times New Roman"/>
                <w:sz w:val="24"/>
              </w:rPr>
              <w:t xml:space="preserve">Admin will click on “Submit” button </w:t>
            </w:r>
          </w:p>
        </w:tc>
      </w:tr>
      <w:tr w:rsidR="005E6344" w14:paraId="12FECB60" w14:textId="77777777" w:rsidTr="00DD3774">
        <w:trPr>
          <w:trHeight w:val="993"/>
        </w:trPr>
        <w:tc>
          <w:tcPr>
            <w:tcW w:w="3248" w:type="dxa"/>
            <w:tcMar>
              <w:top w:w="100" w:type="dxa"/>
              <w:left w:w="100" w:type="dxa"/>
              <w:bottom w:w="100" w:type="dxa"/>
              <w:right w:w="100" w:type="dxa"/>
            </w:tcMar>
          </w:tcPr>
          <w:p w14:paraId="0F8E1F35" w14:textId="77777777" w:rsidR="005E6344" w:rsidRPr="00106A37" w:rsidRDefault="005E6344" w:rsidP="00DD3774">
            <w:pPr>
              <w:widowControl w:val="0"/>
              <w:spacing w:line="240" w:lineRule="auto"/>
              <w:rPr>
                <w:b/>
              </w:rPr>
            </w:pPr>
            <w:r w:rsidRPr="00106A37">
              <w:rPr>
                <w:rFonts w:eastAsia="Times New Roman"/>
                <w:b/>
                <w:sz w:val="24"/>
              </w:rPr>
              <w:t>Post Conditions</w:t>
            </w:r>
          </w:p>
        </w:tc>
        <w:tc>
          <w:tcPr>
            <w:tcW w:w="6166" w:type="dxa"/>
            <w:tcMar>
              <w:top w:w="100" w:type="dxa"/>
              <w:left w:w="100" w:type="dxa"/>
              <w:bottom w:w="100" w:type="dxa"/>
              <w:right w:w="100" w:type="dxa"/>
            </w:tcMar>
          </w:tcPr>
          <w:p w14:paraId="5A4FE7F4" w14:textId="77777777" w:rsidR="005E6344" w:rsidRDefault="005E6344" w:rsidP="00DD3774">
            <w:pPr>
              <w:widowControl w:val="0"/>
              <w:numPr>
                <w:ilvl w:val="0"/>
                <w:numId w:val="80"/>
              </w:numPr>
              <w:spacing w:after="0" w:line="240" w:lineRule="auto"/>
              <w:contextualSpacing/>
              <w:rPr>
                <w:rFonts w:eastAsia="Times New Roman"/>
                <w:sz w:val="24"/>
              </w:rPr>
            </w:pPr>
            <w:r>
              <w:rPr>
                <w:rFonts w:eastAsia="Times New Roman"/>
                <w:sz w:val="24"/>
              </w:rPr>
              <w:t>Admin successfully added the term.</w:t>
            </w:r>
          </w:p>
          <w:p w14:paraId="46826238" w14:textId="77777777" w:rsidR="005E6344" w:rsidRPr="00524A30" w:rsidRDefault="005E6344" w:rsidP="00DD3774">
            <w:pPr>
              <w:widowControl w:val="0"/>
              <w:numPr>
                <w:ilvl w:val="0"/>
                <w:numId w:val="80"/>
              </w:numPr>
              <w:spacing w:after="0" w:line="240" w:lineRule="auto"/>
              <w:contextualSpacing/>
              <w:rPr>
                <w:rFonts w:eastAsia="Times New Roman"/>
                <w:sz w:val="24"/>
              </w:rPr>
            </w:pPr>
            <w:r>
              <w:rPr>
                <w:rFonts w:eastAsia="Times New Roman"/>
                <w:sz w:val="24"/>
              </w:rPr>
              <w:t>Every student will now able to enroll for that particular term.</w:t>
            </w:r>
          </w:p>
        </w:tc>
      </w:tr>
      <w:tr w:rsidR="005E6344" w14:paraId="434DDA0C" w14:textId="77777777" w:rsidTr="00DD3774">
        <w:trPr>
          <w:trHeight w:val="653"/>
        </w:trPr>
        <w:tc>
          <w:tcPr>
            <w:tcW w:w="3248" w:type="dxa"/>
            <w:tcMar>
              <w:top w:w="100" w:type="dxa"/>
              <w:left w:w="100" w:type="dxa"/>
              <w:bottom w:w="100" w:type="dxa"/>
              <w:right w:w="100" w:type="dxa"/>
            </w:tcMar>
          </w:tcPr>
          <w:p w14:paraId="53CCCADC" w14:textId="77777777" w:rsidR="005E6344" w:rsidRPr="00106A37" w:rsidRDefault="005E6344" w:rsidP="00DD3774">
            <w:pPr>
              <w:widowControl w:val="0"/>
              <w:spacing w:line="240" w:lineRule="auto"/>
              <w:rPr>
                <w:b/>
              </w:rPr>
            </w:pPr>
            <w:r w:rsidRPr="00106A37">
              <w:rPr>
                <w:rFonts w:eastAsia="Times New Roman"/>
                <w:b/>
                <w:sz w:val="24"/>
              </w:rPr>
              <w:t>Error-Conditions</w:t>
            </w:r>
          </w:p>
        </w:tc>
        <w:tc>
          <w:tcPr>
            <w:tcW w:w="6166" w:type="dxa"/>
            <w:tcMar>
              <w:top w:w="100" w:type="dxa"/>
              <w:left w:w="100" w:type="dxa"/>
              <w:bottom w:w="100" w:type="dxa"/>
              <w:right w:w="100" w:type="dxa"/>
            </w:tcMar>
          </w:tcPr>
          <w:p w14:paraId="728F4178" w14:textId="77777777" w:rsidR="005E6344" w:rsidRDefault="005E6344" w:rsidP="00DD3774">
            <w:pPr>
              <w:widowControl w:val="0"/>
              <w:numPr>
                <w:ilvl w:val="0"/>
                <w:numId w:val="81"/>
              </w:numPr>
              <w:spacing w:after="0" w:line="240" w:lineRule="auto"/>
              <w:contextualSpacing/>
              <w:rPr>
                <w:rFonts w:eastAsia="Times New Roman"/>
                <w:sz w:val="24"/>
              </w:rPr>
            </w:pPr>
            <w:r>
              <w:rPr>
                <w:rFonts w:eastAsia="Times New Roman"/>
                <w:sz w:val="24"/>
              </w:rPr>
              <w:t>Internet connectivity lost during registration.</w:t>
            </w:r>
          </w:p>
          <w:p w14:paraId="7CCF99D7" w14:textId="77777777" w:rsidR="005E6344" w:rsidRPr="005D1A9C" w:rsidRDefault="005E6344" w:rsidP="00DD3774">
            <w:pPr>
              <w:widowControl w:val="0"/>
              <w:numPr>
                <w:ilvl w:val="0"/>
                <w:numId w:val="81"/>
              </w:numPr>
              <w:spacing w:after="0" w:line="240" w:lineRule="auto"/>
              <w:contextualSpacing/>
              <w:rPr>
                <w:rFonts w:eastAsia="Times New Roman"/>
                <w:sz w:val="24"/>
              </w:rPr>
            </w:pPr>
            <w:r>
              <w:rPr>
                <w:rFonts w:eastAsia="Times New Roman"/>
                <w:sz w:val="24"/>
              </w:rPr>
              <w:t>System gets disconnected from the database server.</w:t>
            </w:r>
            <w:r w:rsidRPr="005D1A9C">
              <w:rPr>
                <w:rFonts w:eastAsia="Times New Roman"/>
                <w:sz w:val="24"/>
              </w:rPr>
              <w:t xml:space="preserve"> </w:t>
            </w:r>
          </w:p>
        </w:tc>
      </w:tr>
      <w:tr w:rsidR="005E6344" w14:paraId="7A28A280" w14:textId="77777777" w:rsidTr="00DD3774">
        <w:trPr>
          <w:trHeight w:val="627"/>
        </w:trPr>
        <w:tc>
          <w:tcPr>
            <w:tcW w:w="3248" w:type="dxa"/>
            <w:tcMar>
              <w:top w:w="100" w:type="dxa"/>
              <w:left w:w="100" w:type="dxa"/>
              <w:bottom w:w="100" w:type="dxa"/>
              <w:right w:w="100" w:type="dxa"/>
            </w:tcMar>
          </w:tcPr>
          <w:p w14:paraId="1CB2CB77" w14:textId="77777777" w:rsidR="005E6344" w:rsidRPr="00106A37" w:rsidRDefault="005E6344" w:rsidP="00DD3774">
            <w:pPr>
              <w:widowControl w:val="0"/>
              <w:spacing w:line="240" w:lineRule="auto"/>
              <w:rPr>
                <w:rFonts w:eastAsia="Times New Roman"/>
                <w:b/>
                <w:sz w:val="24"/>
              </w:rPr>
            </w:pPr>
            <w:r>
              <w:rPr>
                <w:rFonts w:eastAsia="Times New Roman"/>
                <w:b/>
                <w:sz w:val="24"/>
              </w:rPr>
              <w:t>Non-Functional Requirement</w:t>
            </w:r>
          </w:p>
        </w:tc>
        <w:tc>
          <w:tcPr>
            <w:tcW w:w="6166" w:type="dxa"/>
            <w:tcMar>
              <w:top w:w="100" w:type="dxa"/>
              <w:left w:w="100" w:type="dxa"/>
              <w:bottom w:w="100" w:type="dxa"/>
              <w:right w:w="100" w:type="dxa"/>
            </w:tcMar>
          </w:tcPr>
          <w:p w14:paraId="12344430" w14:textId="77777777" w:rsidR="005E6344" w:rsidRPr="002732DD" w:rsidRDefault="005E6344" w:rsidP="00DD3774">
            <w:pPr>
              <w:widowControl w:val="0"/>
              <w:numPr>
                <w:ilvl w:val="0"/>
                <w:numId w:val="104"/>
              </w:numPr>
              <w:spacing w:after="0" w:line="240" w:lineRule="auto"/>
              <w:contextualSpacing/>
              <w:rPr>
                <w:rFonts w:eastAsia="Times New Roman"/>
                <w:sz w:val="24"/>
              </w:rPr>
            </w:pPr>
            <w:r w:rsidRPr="00F373F4">
              <w:rPr>
                <w:rFonts w:eastAsia="Times New Roman"/>
                <w:b/>
                <w:sz w:val="24"/>
              </w:rPr>
              <w:t>Reliability:</w:t>
            </w:r>
            <w:r>
              <w:rPr>
                <w:rFonts w:eastAsia="Times New Roman"/>
                <w:sz w:val="24"/>
              </w:rPr>
              <w:t xml:space="preserve"> All data should be properly store in the database so that it can be used via system.</w:t>
            </w:r>
          </w:p>
        </w:tc>
      </w:tr>
    </w:tbl>
    <w:p w14:paraId="03EF0A21" w14:textId="77777777" w:rsidR="005E6344" w:rsidRDefault="005E6344" w:rsidP="005E6344">
      <w:pPr>
        <w:rPr>
          <w:b/>
          <w:sz w:val="24"/>
        </w:rPr>
      </w:pPr>
    </w:p>
    <w:p w14:paraId="046450C2" w14:textId="77777777" w:rsidR="005E6344" w:rsidRDefault="005E6344" w:rsidP="005E6344">
      <w:pPr>
        <w:rPr>
          <w:b/>
          <w:sz w:val="24"/>
        </w:rPr>
      </w:pPr>
    </w:p>
    <w:p w14:paraId="177AE1DE" w14:textId="77777777" w:rsidR="005E6344" w:rsidRDefault="005E6344" w:rsidP="005E6344">
      <w:pPr>
        <w:rPr>
          <w:b/>
          <w:sz w:val="24"/>
        </w:rPr>
      </w:pPr>
    </w:p>
    <w:p w14:paraId="6037CEBF" w14:textId="77777777" w:rsidR="005E6344" w:rsidRDefault="005E6344" w:rsidP="005E6344">
      <w:pPr>
        <w:rPr>
          <w:b/>
          <w:sz w:val="24"/>
        </w:rPr>
      </w:pPr>
    </w:p>
    <w:p w14:paraId="58037211" w14:textId="77777777" w:rsidR="005E6344" w:rsidRDefault="005E6344" w:rsidP="005E6344">
      <w:pPr>
        <w:rPr>
          <w:b/>
          <w:sz w:val="24"/>
        </w:rPr>
      </w:pPr>
    </w:p>
    <w:p w14:paraId="177DFB5B" w14:textId="77777777" w:rsidR="00681188" w:rsidRPr="00D9062D" w:rsidRDefault="00681188" w:rsidP="00681188">
      <w:pPr>
        <w:rPr>
          <w:b/>
          <w:sz w:val="24"/>
        </w:rPr>
      </w:pPr>
      <w:r>
        <w:rPr>
          <w:b/>
          <w:sz w:val="24"/>
        </w:rPr>
        <w:t>TABLE 16. Add Department</w:t>
      </w:r>
    </w:p>
    <w:p w14:paraId="173BD99C" w14:textId="77777777" w:rsidR="005E6344" w:rsidRDefault="005E6344" w:rsidP="005E6344">
      <w:pPr>
        <w:rPr>
          <w:b/>
          <w:sz w:val="24"/>
        </w:rPr>
      </w:pPr>
    </w:p>
    <w:p w14:paraId="4E4F85B5" w14:textId="54C6BE7B" w:rsidR="005E6344" w:rsidRDefault="005E6344" w:rsidP="005E6344">
      <w:pPr>
        <w:rPr>
          <w:b/>
          <w:sz w:val="24"/>
        </w:rPr>
      </w:pPr>
    </w:p>
    <w:p w14:paraId="5BC94D10" w14:textId="77777777" w:rsidR="005E6344" w:rsidRDefault="005E6344" w:rsidP="005E6344">
      <w:pPr>
        <w:rPr>
          <w:b/>
          <w:sz w:val="24"/>
        </w:rPr>
      </w:pPr>
    </w:p>
    <w:p w14:paraId="549E569F" w14:textId="77777777" w:rsidR="005E6344" w:rsidRDefault="005E6344" w:rsidP="005E6344">
      <w:pPr>
        <w:rPr>
          <w:b/>
          <w:sz w:val="24"/>
        </w:rPr>
      </w:pPr>
    </w:p>
    <w:p w14:paraId="596DFC9C" w14:textId="77777777" w:rsidR="005E6344" w:rsidRDefault="005E6344" w:rsidP="005E6344">
      <w:pPr>
        <w:rPr>
          <w:b/>
          <w:sz w:val="24"/>
        </w:rPr>
      </w:pPr>
    </w:p>
    <w:tbl>
      <w:tblPr>
        <w:tblpPr w:leftFromText="180" w:rightFromText="180" w:vertAnchor="page" w:horzAnchor="margin" w:tblpY="441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30"/>
        <w:gridCol w:w="6130"/>
      </w:tblGrid>
      <w:tr w:rsidR="005E6344" w14:paraId="49FC43A3" w14:textId="77777777" w:rsidTr="005C7502">
        <w:tc>
          <w:tcPr>
            <w:tcW w:w="3230" w:type="dxa"/>
            <w:tcMar>
              <w:top w:w="100" w:type="dxa"/>
              <w:left w:w="100" w:type="dxa"/>
              <w:bottom w:w="100" w:type="dxa"/>
              <w:right w:w="100" w:type="dxa"/>
            </w:tcMar>
          </w:tcPr>
          <w:p w14:paraId="6B80C742" w14:textId="77777777" w:rsidR="005E6344" w:rsidRPr="00106A37" w:rsidRDefault="005E6344" w:rsidP="005C7502">
            <w:pPr>
              <w:widowControl w:val="0"/>
              <w:spacing w:line="240" w:lineRule="auto"/>
              <w:rPr>
                <w:b/>
              </w:rPr>
            </w:pPr>
            <w:r w:rsidRPr="00106A37">
              <w:rPr>
                <w:rFonts w:eastAsia="Times New Roman"/>
                <w:b/>
                <w:sz w:val="24"/>
              </w:rPr>
              <w:t>USE CASE NAME</w:t>
            </w:r>
          </w:p>
        </w:tc>
        <w:tc>
          <w:tcPr>
            <w:tcW w:w="6130" w:type="dxa"/>
            <w:tcMar>
              <w:top w:w="100" w:type="dxa"/>
              <w:left w:w="100" w:type="dxa"/>
              <w:bottom w:w="100" w:type="dxa"/>
              <w:right w:w="100" w:type="dxa"/>
            </w:tcMar>
          </w:tcPr>
          <w:p w14:paraId="46691FF8" w14:textId="77777777" w:rsidR="005E6344" w:rsidRPr="004237A7" w:rsidRDefault="005E6344" w:rsidP="005E6344">
            <w:pPr>
              <w:pStyle w:val="ListParagraph"/>
              <w:widowControl w:val="0"/>
              <w:numPr>
                <w:ilvl w:val="0"/>
                <w:numId w:val="22"/>
              </w:numPr>
              <w:spacing w:line="240" w:lineRule="auto"/>
              <w:rPr>
                <w:b/>
              </w:rPr>
            </w:pPr>
            <w:r>
              <w:rPr>
                <w:rFonts w:ascii="Times New Roman" w:hAnsi="Times New Roman"/>
                <w:b/>
                <w:sz w:val="24"/>
                <w:szCs w:val="24"/>
              </w:rPr>
              <w:t>Add Department</w:t>
            </w:r>
          </w:p>
        </w:tc>
      </w:tr>
      <w:tr w:rsidR="005E6344" w14:paraId="79648D6B" w14:textId="77777777" w:rsidTr="005C7502">
        <w:tc>
          <w:tcPr>
            <w:tcW w:w="3230" w:type="dxa"/>
            <w:tcMar>
              <w:top w:w="100" w:type="dxa"/>
              <w:left w:w="100" w:type="dxa"/>
              <w:bottom w:w="100" w:type="dxa"/>
              <w:right w:w="100" w:type="dxa"/>
            </w:tcMar>
          </w:tcPr>
          <w:p w14:paraId="6DBB962F" w14:textId="77777777" w:rsidR="005E6344" w:rsidRPr="00106A37" w:rsidRDefault="005E6344" w:rsidP="005C7502">
            <w:pPr>
              <w:widowControl w:val="0"/>
              <w:spacing w:line="240" w:lineRule="auto"/>
              <w:rPr>
                <w:b/>
              </w:rPr>
            </w:pPr>
            <w:r w:rsidRPr="00106A37">
              <w:rPr>
                <w:rFonts w:eastAsia="Times New Roman"/>
                <w:b/>
                <w:sz w:val="24"/>
              </w:rPr>
              <w:t>Actors</w:t>
            </w:r>
          </w:p>
        </w:tc>
        <w:tc>
          <w:tcPr>
            <w:tcW w:w="6130" w:type="dxa"/>
            <w:tcMar>
              <w:top w:w="100" w:type="dxa"/>
              <w:left w:w="100" w:type="dxa"/>
              <w:bottom w:w="100" w:type="dxa"/>
              <w:right w:w="100" w:type="dxa"/>
            </w:tcMar>
          </w:tcPr>
          <w:p w14:paraId="507D7E56" w14:textId="77777777" w:rsidR="005E6344" w:rsidRPr="00BB7205" w:rsidRDefault="005E6344" w:rsidP="005C7502">
            <w:pPr>
              <w:widowControl w:val="0"/>
              <w:spacing w:line="240" w:lineRule="auto"/>
              <w:rPr>
                <w:sz w:val="24"/>
              </w:rPr>
            </w:pPr>
            <w:r>
              <w:rPr>
                <w:sz w:val="24"/>
              </w:rPr>
              <w:t xml:space="preserve">      Admin</w:t>
            </w:r>
            <w:r w:rsidRPr="00BB7205">
              <w:rPr>
                <w:sz w:val="24"/>
              </w:rPr>
              <w:t xml:space="preserve"> </w:t>
            </w:r>
          </w:p>
        </w:tc>
      </w:tr>
      <w:tr w:rsidR="005E6344" w14:paraId="0412E388" w14:textId="77777777" w:rsidTr="005C7502">
        <w:tc>
          <w:tcPr>
            <w:tcW w:w="3230" w:type="dxa"/>
            <w:tcMar>
              <w:top w:w="100" w:type="dxa"/>
              <w:left w:w="100" w:type="dxa"/>
              <w:bottom w:w="100" w:type="dxa"/>
              <w:right w:w="100" w:type="dxa"/>
            </w:tcMar>
          </w:tcPr>
          <w:p w14:paraId="21923C75" w14:textId="77777777" w:rsidR="005E6344" w:rsidRPr="00106A37" w:rsidRDefault="005E6344" w:rsidP="005C7502">
            <w:pPr>
              <w:widowControl w:val="0"/>
              <w:spacing w:line="240" w:lineRule="auto"/>
              <w:rPr>
                <w:b/>
              </w:rPr>
            </w:pPr>
            <w:r w:rsidRPr="00106A37">
              <w:rPr>
                <w:rFonts w:eastAsia="Times New Roman"/>
                <w:b/>
                <w:sz w:val="24"/>
              </w:rPr>
              <w:t>Pre-Conditions</w:t>
            </w:r>
          </w:p>
        </w:tc>
        <w:tc>
          <w:tcPr>
            <w:tcW w:w="6130" w:type="dxa"/>
            <w:tcMar>
              <w:top w:w="100" w:type="dxa"/>
              <w:left w:w="100" w:type="dxa"/>
              <w:bottom w:w="100" w:type="dxa"/>
              <w:right w:w="100" w:type="dxa"/>
            </w:tcMar>
          </w:tcPr>
          <w:p w14:paraId="02260E47" w14:textId="77777777" w:rsidR="005E6344" w:rsidRDefault="005E6344" w:rsidP="005E6344">
            <w:pPr>
              <w:widowControl w:val="0"/>
              <w:numPr>
                <w:ilvl w:val="0"/>
                <w:numId w:val="82"/>
              </w:numPr>
              <w:spacing w:after="0" w:line="240" w:lineRule="auto"/>
              <w:contextualSpacing/>
              <w:rPr>
                <w:rFonts w:eastAsia="Times New Roman"/>
                <w:sz w:val="24"/>
              </w:rPr>
            </w:pPr>
            <w:r>
              <w:rPr>
                <w:rFonts w:eastAsia="Times New Roman"/>
                <w:sz w:val="24"/>
              </w:rPr>
              <w:t>Admin should have reliable internet connection.</w:t>
            </w:r>
          </w:p>
          <w:p w14:paraId="08FE6EFF" w14:textId="77777777" w:rsidR="005E6344" w:rsidRDefault="005E6344" w:rsidP="005E6344">
            <w:pPr>
              <w:widowControl w:val="0"/>
              <w:numPr>
                <w:ilvl w:val="0"/>
                <w:numId w:val="82"/>
              </w:numPr>
              <w:spacing w:after="0" w:line="240" w:lineRule="auto"/>
              <w:contextualSpacing/>
              <w:rPr>
                <w:rFonts w:eastAsia="Times New Roman"/>
                <w:sz w:val="24"/>
              </w:rPr>
            </w:pPr>
            <w:r>
              <w:rPr>
                <w:rFonts w:eastAsia="Times New Roman"/>
                <w:sz w:val="24"/>
              </w:rPr>
              <w:t>The database connection is required.</w:t>
            </w:r>
          </w:p>
          <w:p w14:paraId="23F4DEC5" w14:textId="77777777" w:rsidR="005E6344" w:rsidRPr="006524BE" w:rsidRDefault="005E6344" w:rsidP="005E6344">
            <w:pPr>
              <w:widowControl w:val="0"/>
              <w:numPr>
                <w:ilvl w:val="0"/>
                <w:numId w:val="82"/>
              </w:numPr>
              <w:spacing w:after="0" w:line="240" w:lineRule="auto"/>
              <w:contextualSpacing/>
              <w:rPr>
                <w:rFonts w:eastAsia="Times New Roman"/>
                <w:sz w:val="24"/>
              </w:rPr>
            </w:pPr>
            <w:r>
              <w:rPr>
                <w:rFonts w:eastAsia="Times New Roman"/>
                <w:sz w:val="24"/>
              </w:rPr>
              <w:t>Admin is already logged in into the system.</w:t>
            </w:r>
          </w:p>
        </w:tc>
      </w:tr>
      <w:tr w:rsidR="005E6344" w14:paraId="7C7BD1FA" w14:textId="77777777" w:rsidTr="005C7502">
        <w:tc>
          <w:tcPr>
            <w:tcW w:w="3230" w:type="dxa"/>
            <w:tcMar>
              <w:top w:w="100" w:type="dxa"/>
              <w:left w:w="100" w:type="dxa"/>
              <w:bottom w:w="100" w:type="dxa"/>
              <w:right w:w="100" w:type="dxa"/>
            </w:tcMar>
          </w:tcPr>
          <w:p w14:paraId="63AF96EF" w14:textId="77777777" w:rsidR="005E6344" w:rsidRPr="00106A37" w:rsidRDefault="005E6344" w:rsidP="005C7502">
            <w:pPr>
              <w:widowControl w:val="0"/>
              <w:spacing w:line="240" w:lineRule="auto"/>
              <w:rPr>
                <w:b/>
              </w:rPr>
            </w:pPr>
            <w:r w:rsidRPr="00106A37">
              <w:rPr>
                <w:rFonts w:eastAsia="Times New Roman"/>
                <w:b/>
                <w:sz w:val="24"/>
              </w:rPr>
              <w:t>Flow of Control</w:t>
            </w:r>
          </w:p>
        </w:tc>
        <w:tc>
          <w:tcPr>
            <w:tcW w:w="6130" w:type="dxa"/>
            <w:tcMar>
              <w:top w:w="100" w:type="dxa"/>
              <w:left w:w="100" w:type="dxa"/>
              <w:bottom w:w="100" w:type="dxa"/>
              <w:right w:w="100" w:type="dxa"/>
            </w:tcMar>
          </w:tcPr>
          <w:p w14:paraId="623E2BB2" w14:textId="77777777" w:rsidR="005E6344" w:rsidRDefault="005E6344" w:rsidP="005E6344">
            <w:pPr>
              <w:widowControl w:val="0"/>
              <w:numPr>
                <w:ilvl w:val="0"/>
                <w:numId w:val="83"/>
              </w:numPr>
              <w:spacing w:after="0" w:line="240" w:lineRule="auto"/>
              <w:contextualSpacing/>
              <w:rPr>
                <w:rFonts w:eastAsia="Times New Roman"/>
                <w:sz w:val="24"/>
              </w:rPr>
            </w:pPr>
            <w:r>
              <w:rPr>
                <w:rFonts w:eastAsia="Times New Roman"/>
                <w:sz w:val="24"/>
              </w:rPr>
              <w:t>Admin selects the “Add Department” option from the menu.</w:t>
            </w:r>
          </w:p>
          <w:p w14:paraId="061F3E29" w14:textId="77777777" w:rsidR="005E6344" w:rsidRDefault="005E6344" w:rsidP="005E6344">
            <w:pPr>
              <w:widowControl w:val="0"/>
              <w:numPr>
                <w:ilvl w:val="0"/>
                <w:numId w:val="83"/>
              </w:numPr>
              <w:spacing w:after="0" w:line="240" w:lineRule="auto"/>
              <w:contextualSpacing/>
              <w:rPr>
                <w:rFonts w:eastAsia="Times New Roman"/>
                <w:sz w:val="24"/>
              </w:rPr>
            </w:pPr>
            <w:r>
              <w:rPr>
                <w:rFonts w:eastAsia="Times New Roman"/>
                <w:sz w:val="24"/>
              </w:rPr>
              <w:t>Admin enters the name of the Department in the name field</w:t>
            </w:r>
            <w:r w:rsidRPr="00C415EE">
              <w:rPr>
                <w:rFonts w:eastAsia="Times New Roman"/>
                <w:sz w:val="24"/>
              </w:rPr>
              <w:t>.</w:t>
            </w:r>
          </w:p>
          <w:p w14:paraId="77A04CFC" w14:textId="77777777" w:rsidR="005E6344" w:rsidRPr="00C415EE" w:rsidRDefault="005E6344" w:rsidP="005E6344">
            <w:pPr>
              <w:widowControl w:val="0"/>
              <w:numPr>
                <w:ilvl w:val="0"/>
                <w:numId w:val="83"/>
              </w:numPr>
              <w:spacing w:after="0" w:line="240" w:lineRule="auto"/>
              <w:contextualSpacing/>
              <w:rPr>
                <w:rFonts w:eastAsia="Times New Roman"/>
                <w:sz w:val="24"/>
              </w:rPr>
            </w:pPr>
            <w:r>
              <w:rPr>
                <w:rFonts w:eastAsia="Times New Roman"/>
                <w:sz w:val="24"/>
              </w:rPr>
              <w:t>Admin enters the description of the Department in the description field</w:t>
            </w:r>
          </w:p>
          <w:p w14:paraId="5BB65230" w14:textId="77777777" w:rsidR="005E6344" w:rsidRPr="00BB7205" w:rsidRDefault="005E6344" w:rsidP="005E6344">
            <w:pPr>
              <w:widowControl w:val="0"/>
              <w:numPr>
                <w:ilvl w:val="0"/>
                <w:numId w:val="83"/>
              </w:numPr>
              <w:spacing w:after="0" w:line="240" w:lineRule="auto"/>
              <w:contextualSpacing/>
              <w:rPr>
                <w:rFonts w:eastAsia="Times New Roman"/>
                <w:sz w:val="24"/>
              </w:rPr>
            </w:pPr>
            <w:r>
              <w:rPr>
                <w:rFonts w:eastAsia="Times New Roman"/>
                <w:sz w:val="24"/>
              </w:rPr>
              <w:t xml:space="preserve">Admin will click on “Submit” button </w:t>
            </w:r>
          </w:p>
        </w:tc>
      </w:tr>
      <w:tr w:rsidR="005E6344" w14:paraId="4184CE35" w14:textId="77777777" w:rsidTr="005C7502">
        <w:tc>
          <w:tcPr>
            <w:tcW w:w="3230" w:type="dxa"/>
            <w:tcMar>
              <w:top w:w="100" w:type="dxa"/>
              <w:left w:w="100" w:type="dxa"/>
              <w:bottom w:w="100" w:type="dxa"/>
              <w:right w:w="100" w:type="dxa"/>
            </w:tcMar>
          </w:tcPr>
          <w:p w14:paraId="35335C28" w14:textId="77777777" w:rsidR="005E6344" w:rsidRPr="00106A37" w:rsidRDefault="005E6344" w:rsidP="005C7502">
            <w:pPr>
              <w:widowControl w:val="0"/>
              <w:spacing w:line="240" w:lineRule="auto"/>
              <w:rPr>
                <w:b/>
              </w:rPr>
            </w:pPr>
            <w:r w:rsidRPr="00106A37">
              <w:rPr>
                <w:rFonts w:eastAsia="Times New Roman"/>
                <w:b/>
                <w:sz w:val="24"/>
              </w:rPr>
              <w:t>Post Conditions</w:t>
            </w:r>
          </w:p>
        </w:tc>
        <w:tc>
          <w:tcPr>
            <w:tcW w:w="6130" w:type="dxa"/>
            <w:tcMar>
              <w:top w:w="100" w:type="dxa"/>
              <w:left w:w="100" w:type="dxa"/>
              <w:bottom w:w="100" w:type="dxa"/>
              <w:right w:w="100" w:type="dxa"/>
            </w:tcMar>
          </w:tcPr>
          <w:p w14:paraId="0E633995" w14:textId="77777777" w:rsidR="005E6344" w:rsidRDefault="005E6344" w:rsidP="005E6344">
            <w:pPr>
              <w:widowControl w:val="0"/>
              <w:numPr>
                <w:ilvl w:val="0"/>
                <w:numId w:val="84"/>
              </w:numPr>
              <w:spacing w:after="0" w:line="240" w:lineRule="auto"/>
              <w:contextualSpacing/>
              <w:rPr>
                <w:rFonts w:eastAsia="Times New Roman"/>
                <w:sz w:val="24"/>
              </w:rPr>
            </w:pPr>
            <w:r>
              <w:rPr>
                <w:rFonts w:eastAsia="Times New Roman"/>
                <w:sz w:val="24"/>
              </w:rPr>
              <w:t>Admin successfully added the Department.</w:t>
            </w:r>
          </w:p>
          <w:p w14:paraId="0FA4D4CF" w14:textId="77777777" w:rsidR="005E6344" w:rsidRPr="00524A30" w:rsidRDefault="005E6344" w:rsidP="005E6344">
            <w:pPr>
              <w:widowControl w:val="0"/>
              <w:numPr>
                <w:ilvl w:val="0"/>
                <w:numId w:val="84"/>
              </w:numPr>
              <w:spacing w:after="0" w:line="240" w:lineRule="auto"/>
              <w:contextualSpacing/>
              <w:rPr>
                <w:rFonts w:eastAsia="Times New Roman"/>
                <w:sz w:val="24"/>
              </w:rPr>
            </w:pPr>
            <w:r>
              <w:rPr>
                <w:rFonts w:eastAsia="Times New Roman"/>
                <w:sz w:val="24"/>
              </w:rPr>
              <w:t>Every student will now able to select their Department.</w:t>
            </w:r>
          </w:p>
        </w:tc>
      </w:tr>
      <w:tr w:rsidR="005E6344" w14:paraId="38C0CF48" w14:textId="77777777" w:rsidTr="005C7502">
        <w:tc>
          <w:tcPr>
            <w:tcW w:w="3230" w:type="dxa"/>
            <w:tcMar>
              <w:top w:w="100" w:type="dxa"/>
              <w:left w:w="100" w:type="dxa"/>
              <w:bottom w:w="100" w:type="dxa"/>
              <w:right w:w="100" w:type="dxa"/>
            </w:tcMar>
          </w:tcPr>
          <w:p w14:paraId="1EE7AC42" w14:textId="77777777" w:rsidR="005E6344" w:rsidRPr="00106A37" w:rsidRDefault="005E6344" w:rsidP="005C7502">
            <w:pPr>
              <w:widowControl w:val="0"/>
              <w:spacing w:line="240" w:lineRule="auto"/>
              <w:rPr>
                <w:b/>
              </w:rPr>
            </w:pPr>
            <w:r w:rsidRPr="00106A37">
              <w:rPr>
                <w:rFonts w:eastAsia="Times New Roman"/>
                <w:b/>
                <w:sz w:val="24"/>
              </w:rPr>
              <w:t>Error-Conditions</w:t>
            </w:r>
          </w:p>
        </w:tc>
        <w:tc>
          <w:tcPr>
            <w:tcW w:w="6130" w:type="dxa"/>
            <w:tcMar>
              <w:top w:w="100" w:type="dxa"/>
              <w:left w:w="100" w:type="dxa"/>
              <w:bottom w:w="100" w:type="dxa"/>
              <w:right w:w="100" w:type="dxa"/>
            </w:tcMar>
          </w:tcPr>
          <w:p w14:paraId="38C8341F" w14:textId="77777777" w:rsidR="005E6344" w:rsidRDefault="005E6344" w:rsidP="005E6344">
            <w:pPr>
              <w:widowControl w:val="0"/>
              <w:numPr>
                <w:ilvl w:val="0"/>
                <w:numId w:val="85"/>
              </w:numPr>
              <w:spacing w:after="0" w:line="240" w:lineRule="auto"/>
              <w:contextualSpacing/>
              <w:rPr>
                <w:rFonts w:eastAsia="Times New Roman"/>
                <w:sz w:val="24"/>
              </w:rPr>
            </w:pPr>
            <w:r>
              <w:rPr>
                <w:rFonts w:eastAsia="Times New Roman"/>
                <w:sz w:val="24"/>
              </w:rPr>
              <w:t>Internet connectivity lost during registration.</w:t>
            </w:r>
          </w:p>
          <w:p w14:paraId="7384626C" w14:textId="77777777" w:rsidR="005E6344" w:rsidRPr="005D1A9C" w:rsidRDefault="005E6344" w:rsidP="005E6344">
            <w:pPr>
              <w:widowControl w:val="0"/>
              <w:numPr>
                <w:ilvl w:val="0"/>
                <w:numId w:val="85"/>
              </w:numPr>
              <w:spacing w:after="0" w:line="240" w:lineRule="auto"/>
              <w:contextualSpacing/>
              <w:rPr>
                <w:rFonts w:eastAsia="Times New Roman"/>
                <w:sz w:val="24"/>
              </w:rPr>
            </w:pPr>
            <w:r>
              <w:rPr>
                <w:rFonts w:eastAsia="Times New Roman"/>
                <w:sz w:val="24"/>
              </w:rPr>
              <w:t>System gets disconnected from the database server.</w:t>
            </w:r>
            <w:r w:rsidRPr="005D1A9C">
              <w:rPr>
                <w:rFonts w:eastAsia="Times New Roman"/>
                <w:sz w:val="24"/>
              </w:rPr>
              <w:t xml:space="preserve"> </w:t>
            </w:r>
          </w:p>
        </w:tc>
      </w:tr>
      <w:tr w:rsidR="005E6344" w14:paraId="4627847E" w14:textId="77777777" w:rsidTr="005C7502">
        <w:tc>
          <w:tcPr>
            <w:tcW w:w="3230" w:type="dxa"/>
            <w:tcMar>
              <w:top w:w="100" w:type="dxa"/>
              <w:left w:w="100" w:type="dxa"/>
              <w:bottom w:w="100" w:type="dxa"/>
              <w:right w:w="100" w:type="dxa"/>
            </w:tcMar>
          </w:tcPr>
          <w:p w14:paraId="57DCD559" w14:textId="77777777" w:rsidR="005E6344" w:rsidRPr="00106A37" w:rsidRDefault="005E6344" w:rsidP="005C7502">
            <w:pPr>
              <w:widowControl w:val="0"/>
              <w:spacing w:line="240" w:lineRule="auto"/>
              <w:rPr>
                <w:rFonts w:eastAsia="Times New Roman"/>
                <w:b/>
                <w:sz w:val="24"/>
              </w:rPr>
            </w:pPr>
            <w:r>
              <w:rPr>
                <w:rFonts w:eastAsia="Times New Roman"/>
                <w:b/>
                <w:sz w:val="24"/>
              </w:rPr>
              <w:t>Non-Functional Requirement</w:t>
            </w:r>
          </w:p>
        </w:tc>
        <w:tc>
          <w:tcPr>
            <w:tcW w:w="6130" w:type="dxa"/>
            <w:tcMar>
              <w:top w:w="100" w:type="dxa"/>
              <w:left w:w="100" w:type="dxa"/>
              <w:bottom w:w="100" w:type="dxa"/>
              <w:right w:w="100" w:type="dxa"/>
            </w:tcMar>
          </w:tcPr>
          <w:p w14:paraId="4DF18927" w14:textId="77777777" w:rsidR="005E6344" w:rsidRDefault="005E6344" w:rsidP="005E6344">
            <w:pPr>
              <w:widowControl w:val="0"/>
              <w:numPr>
                <w:ilvl w:val="0"/>
                <w:numId w:val="105"/>
              </w:numPr>
              <w:spacing w:after="0" w:line="240" w:lineRule="auto"/>
              <w:contextualSpacing/>
              <w:rPr>
                <w:rFonts w:eastAsia="Times New Roman"/>
                <w:sz w:val="24"/>
              </w:rPr>
            </w:pPr>
            <w:r w:rsidRPr="00F373F4">
              <w:rPr>
                <w:rFonts w:eastAsia="Times New Roman"/>
                <w:b/>
                <w:sz w:val="24"/>
              </w:rPr>
              <w:t>Reliability:</w:t>
            </w:r>
            <w:r>
              <w:rPr>
                <w:rFonts w:eastAsia="Times New Roman"/>
                <w:b/>
                <w:sz w:val="24"/>
              </w:rPr>
              <w:t xml:space="preserve"> </w:t>
            </w:r>
            <w:r>
              <w:rPr>
                <w:rFonts w:eastAsia="Times New Roman"/>
                <w:sz w:val="24"/>
              </w:rPr>
              <w:t>All data should be properly store in the database so that it can be used via system.</w:t>
            </w:r>
          </w:p>
        </w:tc>
      </w:tr>
    </w:tbl>
    <w:p w14:paraId="6BADEBC3" w14:textId="77777777" w:rsidR="005E6344" w:rsidRDefault="005E6344" w:rsidP="005E6344">
      <w:pPr>
        <w:rPr>
          <w:sz w:val="36"/>
          <w:szCs w:val="36"/>
        </w:rPr>
      </w:pPr>
    </w:p>
    <w:p w14:paraId="0A3A8337" w14:textId="77777777" w:rsidR="005E6344" w:rsidRDefault="005E6344" w:rsidP="005E6344">
      <w:pPr>
        <w:rPr>
          <w:sz w:val="36"/>
          <w:szCs w:val="36"/>
        </w:rPr>
      </w:pPr>
    </w:p>
    <w:p w14:paraId="06D6EEC8" w14:textId="7813FDE4" w:rsidR="005E6344" w:rsidRDefault="005E6344" w:rsidP="005E6344">
      <w:pPr>
        <w:tabs>
          <w:tab w:val="left" w:pos="1005"/>
        </w:tabs>
        <w:rPr>
          <w:sz w:val="36"/>
          <w:szCs w:val="36"/>
        </w:rPr>
      </w:pPr>
      <w:r>
        <w:rPr>
          <w:sz w:val="36"/>
          <w:szCs w:val="36"/>
        </w:rPr>
        <w:tab/>
      </w:r>
    </w:p>
    <w:tbl>
      <w:tblPr>
        <w:tblpPr w:leftFromText="180" w:rightFromText="180" w:vertAnchor="page" w:horzAnchor="margin" w:tblpY="384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30"/>
        <w:gridCol w:w="6130"/>
      </w:tblGrid>
      <w:tr w:rsidR="00681188" w14:paraId="7307D7CB" w14:textId="77777777" w:rsidTr="00681188">
        <w:tc>
          <w:tcPr>
            <w:tcW w:w="3230" w:type="dxa"/>
            <w:tcMar>
              <w:top w:w="100" w:type="dxa"/>
              <w:left w:w="100" w:type="dxa"/>
              <w:bottom w:w="100" w:type="dxa"/>
              <w:right w:w="100" w:type="dxa"/>
            </w:tcMar>
          </w:tcPr>
          <w:p w14:paraId="6AE515D9" w14:textId="54256A85" w:rsidR="00681188" w:rsidRPr="00106A37" w:rsidRDefault="00681188" w:rsidP="00681188">
            <w:pPr>
              <w:widowControl w:val="0"/>
              <w:spacing w:line="240" w:lineRule="auto"/>
              <w:rPr>
                <w:b/>
              </w:rPr>
            </w:pPr>
            <w:r w:rsidRPr="00106A37">
              <w:rPr>
                <w:rFonts w:eastAsia="Times New Roman"/>
                <w:b/>
                <w:sz w:val="24"/>
              </w:rPr>
              <w:t>USE CAS</w:t>
            </w:r>
            <w:r w:rsidR="00D07C50">
              <w:rPr>
                <w:rFonts w:eastAsia="Times New Roman"/>
                <w:b/>
                <w:sz w:val="24"/>
              </w:rPr>
              <w:t>p</w:t>
            </w:r>
            <w:r w:rsidRPr="00106A37">
              <w:rPr>
                <w:rFonts w:eastAsia="Times New Roman"/>
                <w:b/>
                <w:sz w:val="24"/>
              </w:rPr>
              <w:t>E NAME</w:t>
            </w:r>
          </w:p>
        </w:tc>
        <w:tc>
          <w:tcPr>
            <w:tcW w:w="6130" w:type="dxa"/>
            <w:tcMar>
              <w:top w:w="100" w:type="dxa"/>
              <w:left w:w="100" w:type="dxa"/>
              <w:bottom w:w="100" w:type="dxa"/>
              <w:right w:w="100" w:type="dxa"/>
            </w:tcMar>
          </w:tcPr>
          <w:p w14:paraId="71841433" w14:textId="77777777" w:rsidR="00681188" w:rsidRPr="004237A7" w:rsidRDefault="00681188" w:rsidP="00681188">
            <w:pPr>
              <w:pStyle w:val="ListParagraph"/>
              <w:widowControl w:val="0"/>
              <w:numPr>
                <w:ilvl w:val="0"/>
                <w:numId w:val="22"/>
              </w:numPr>
              <w:spacing w:line="240" w:lineRule="auto"/>
              <w:rPr>
                <w:b/>
              </w:rPr>
            </w:pPr>
            <w:r>
              <w:rPr>
                <w:rFonts w:ascii="Times New Roman" w:hAnsi="Times New Roman"/>
                <w:b/>
                <w:sz w:val="24"/>
                <w:szCs w:val="24"/>
              </w:rPr>
              <w:t>Add Course</w:t>
            </w:r>
          </w:p>
        </w:tc>
      </w:tr>
      <w:tr w:rsidR="00681188" w14:paraId="5E325B30" w14:textId="77777777" w:rsidTr="00681188">
        <w:tc>
          <w:tcPr>
            <w:tcW w:w="3230" w:type="dxa"/>
            <w:tcMar>
              <w:top w:w="100" w:type="dxa"/>
              <w:left w:w="100" w:type="dxa"/>
              <w:bottom w:w="100" w:type="dxa"/>
              <w:right w:w="100" w:type="dxa"/>
            </w:tcMar>
          </w:tcPr>
          <w:p w14:paraId="0EEE7CE9" w14:textId="77777777" w:rsidR="00681188" w:rsidRPr="00106A37" w:rsidRDefault="00681188" w:rsidP="00681188">
            <w:pPr>
              <w:widowControl w:val="0"/>
              <w:spacing w:line="240" w:lineRule="auto"/>
              <w:rPr>
                <w:b/>
              </w:rPr>
            </w:pPr>
            <w:r w:rsidRPr="00106A37">
              <w:rPr>
                <w:rFonts w:eastAsia="Times New Roman"/>
                <w:b/>
                <w:sz w:val="24"/>
              </w:rPr>
              <w:t>Actors</w:t>
            </w:r>
          </w:p>
        </w:tc>
        <w:tc>
          <w:tcPr>
            <w:tcW w:w="6130" w:type="dxa"/>
            <w:tcMar>
              <w:top w:w="100" w:type="dxa"/>
              <w:left w:w="100" w:type="dxa"/>
              <w:bottom w:w="100" w:type="dxa"/>
              <w:right w:w="100" w:type="dxa"/>
            </w:tcMar>
          </w:tcPr>
          <w:p w14:paraId="6E3ABB5A" w14:textId="77777777" w:rsidR="00681188" w:rsidRPr="00BB7205" w:rsidRDefault="00681188" w:rsidP="00681188">
            <w:pPr>
              <w:widowControl w:val="0"/>
              <w:spacing w:line="240" w:lineRule="auto"/>
              <w:rPr>
                <w:sz w:val="24"/>
              </w:rPr>
            </w:pPr>
            <w:r>
              <w:rPr>
                <w:sz w:val="24"/>
              </w:rPr>
              <w:t xml:space="preserve">      Admin</w:t>
            </w:r>
            <w:r w:rsidRPr="00BB7205">
              <w:rPr>
                <w:sz w:val="24"/>
              </w:rPr>
              <w:t xml:space="preserve"> </w:t>
            </w:r>
          </w:p>
        </w:tc>
      </w:tr>
      <w:tr w:rsidR="00681188" w14:paraId="448958AB" w14:textId="77777777" w:rsidTr="00681188">
        <w:tc>
          <w:tcPr>
            <w:tcW w:w="3230" w:type="dxa"/>
            <w:tcMar>
              <w:top w:w="100" w:type="dxa"/>
              <w:left w:w="100" w:type="dxa"/>
              <w:bottom w:w="100" w:type="dxa"/>
              <w:right w:w="100" w:type="dxa"/>
            </w:tcMar>
          </w:tcPr>
          <w:p w14:paraId="4CE12511" w14:textId="77777777" w:rsidR="00681188" w:rsidRPr="00106A37" w:rsidRDefault="00681188" w:rsidP="00681188">
            <w:pPr>
              <w:widowControl w:val="0"/>
              <w:spacing w:line="240" w:lineRule="auto"/>
              <w:rPr>
                <w:b/>
              </w:rPr>
            </w:pPr>
            <w:r w:rsidRPr="00106A37">
              <w:rPr>
                <w:rFonts w:eastAsia="Times New Roman"/>
                <w:b/>
                <w:sz w:val="24"/>
              </w:rPr>
              <w:t>Pre-Conditions</w:t>
            </w:r>
          </w:p>
        </w:tc>
        <w:tc>
          <w:tcPr>
            <w:tcW w:w="6130" w:type="dxa"/>
            <w:tcMar>
              <w:top w:w="100" w:type="dxa"/>
              <w:left w:w="100" w:type="dxa"/>
              <w:bottom w:w="100" w:type="dxa"/>
              <w:right w:w="100" w:type="dxa"/>
            </w:tcMar>
          </w:tcPr>
          <w:p w14:paraId="7457D4D7" w14:textId="77777777" w:rsidR="00681188" w:rsidRDefault="00681188" w:rsidP="00681188">
            <w:pPr>
              <w:widowControl w:val="0"/>
              <w:numPr>
                <w:ilvl w:val="0"/>
                <w:numId w:val="94"/>
              </w:numPr>
              <w:spacing w:after="0" w:line="240" w:lineRule="auto"/>
              <w:contextualSpacing/>
              <w:rPr>
                <w:rFonts w:eastAsia="Times New Roman"/>
                <w:sz w:val="24"/>
              </w:rPr>
            </w:pPr>
            <w:r>
              <w:rPr>
                <w:rFonts w:eastAsia="Times New Roman"/>
                <w:sz w:val="24"/>
              </w:rPr>
              <w:t>Admin should have reliable internet connection.</w:t>
            </w:r>
          </w:p>
          <w:p w14:paraId="688D29E0" w14:textId="77777777" w:rsidR="00681188" w:rsidRDefault="00681188" w:rsidP="00681188">
            <w:pPr>
              <w:widowControl w:val="0"/>
              <w:numPr>
                <w:ilvl w:val="0"/>
                <w:numId w:val="94"/>
              </w:numPr>
              <w:spacing w:after="0" w:line="240" w:lineRule="auto"/>
              <w:contextualSpacing/>
              <w:rPr>
                <w:rFonts w:eastAsia="Times New Roman"/>
                <w:sz w:val="24"/>
              </w:rPr>
            </w:pPr>
            <w:r>
              <w:rPr>
                <w:rFonts w:eastAsia="Times New Roman"/>
                <w:sz w:val="24"/>
              </w:rPr>
              <w:t>The database connection is required.</w:t>
            </w:r>
          </w:p>
          <w:p w14:paraId="0A8C5444" w14:textId="77777777" w:rsidR="00681188" w:rsidRPr="006524BE" w:rsidRDefault="00681188" w:rsidP="00681188">
            <w:pPr>
              <w:widowControl w:val="0"/>
              <w:numPr>
                <w:ilvl w:val="0"/>
                <w:numId w:val="94"/>
              </w:numPr>
              <w:spacing w:after="0" w:line="240" w:lineRule="auto"/>
              <w:contextualSpacing/>
              <w:rPr>
                <w:rFonts w:eastAsia="Times New Roman"/>
                <w:sz w:val="24"/>
              </w:rPr>
            </w:pPr>
            <w:r>
              <w:rPr>
                <w:rFonts w:eastAsia="Times New Roman"/>
                <w:sz w:val="24"/>
              </w:rPr>
              <w:t>Admin is already logged in into the system.</w:t>
            </w:r>
          </w:p>
        </w:tc>
      </w:tr>
      <w:tr w:rsidR="00681188" w14:paraId="784E8ECC" w14:textId="77777777" w:rsidTr="00681188">
        <w:tc>
          <w:tcPr>
            <w:tcW w:w="3230" w:type="dxa"/>
            <w:tcMar>
              <w:top w:w="100" w:type="dxa"/>
              <w:left w:w="100" w:type="dxa"/>
              <w:bottom w:w="100" w:type="dxa"/>
              <w:right w:w="100" w:type="dxa"/>
            </w:tcMar>
          </w:tcPr>
          <w:p w14:paraId="641B7927" w14:textId="77777777" w:rsidR="00681188" w:rsidRPr="00106A37" w:rsidRDefault="00681188" w:rsidP="00681188">
            <w:pPr>
              <w:widowControl w:val="0"/>
              <w:spacing w:line="240" w:lineRule="auto"/>
              <w:rPr>
                <w:b/>
              </w:rPr>
            </w:pPr>
            <w:r w:rsidRPr="00106A37">
              <w:rPr>
                <w:rFonts w:eastAsia="Times New Roman"/>
                <w:b/>
                <w:sz w:val="24"/>
              </w:rPr>
              <w:t>Flow of Control</w:t>
            </w:r>
          </w:p>
        </w:tc>
        <w:tc>
          <w:tcPr>
            <w:tcW w:w="6130" w:type="dxa"/>
            <w:tcMar>
              <w:top w:w="100" w:type="dxa"/>
              <w:left w:w="100" w:type="dxa"/>
              <w:bottom w:w="100" w:type="dxa"/>
              <w:right w:w="100" w:type="dxa"/>
            </w:tcMar>
          </w:tcPr>
          <w:p w14:paraId="0D03AFA1" w14:textId="77777777" w:rsidR="00681188" w:rsidRDefault="00681188" w:rsidP="00681188">
            <w:pPr>
              <w:widowControl w:val="0"/>
              <w:numPr>
                <w:ilvl w:val="0"/>
                <w:numId w:val="95"/>
              </w:numPr>
              <w:spacing w:after="0" w:line="240" w:lineRule="auto"/>
              <w:contextualSpacing/>
              <w:rPr>
                <w:rFonts w:eastAsia="Times New Roman"/>
                <w:sz w:val="24"/>
              </w:rPr>
            </w:pPr>
            <w:r>
              <w:rPr>
                <w:rFonts w:eastAsia="Times New Roman"/>
                <w:sz w:val="24"/>
              </w:rPr>
              <w:t>Admin selects the “Add Course” option from the menu.</w:t>
            </w:r>
          </w:p>
          <w:p w14:paraId="61755A86" w14:textId="77777777" w:rsidR="00681188" w:rsidRDefault="00681188" w:rsidP="00681188">
            <w:pPr>
              <w:widowControl w:val="0"/>
              <w:numPr>
                <w:ilvl w:val="0"/>
                <w:numId w:val="95"/>
              </w:numPr>
              <w:spacing w:after="0" w:line="240" w:lineRule="auto"/>
              <w:contextualSpacing/>
              <w:rPr>
                <w:rFonts w:eastAsia="Times New Roman"/>
                <w:sz w:val="24"/>
              </w:rPr>
            </w:pPr>
            <w:r>
              <w:rPr>
                <w:rFonts w:eastAsia="Times New Roman"/>
                <w:sz w:val="24"/>
              </w:rPr>
              <w:t>Admin select the term from the drop down.</w:t>
            </w:r>
          </w:p>
          <w:p w14:paraId="6E1EB8DE" w14:textId="77777777" w:rsidR="00681188" w:rsidRDefault="00681188" w:rsidP="00681188">
            <w:pPr>
              <w:widowControl w:val="0"/>
              <w:numPr>
                <w:ilvl w:val="0"/>
                <w:numId w:val="95"/>
              </w:numPr>
              <w:spacing w:after="0" w:line="240" w:lineRule="auto"/>
              <w:contextualSpacing/>
              <w:rPr>
                <w:rFonts w:eastAsia="Times New Roman"/>
                <w:sz w:val="24"/>
              </w:rPr>
            </w:pPr>
            <w:r>
              <w:rPr>
                <w:rFonts w:eastAsia="Times New Roman"/>
                <w:sz w:val="24"/>
              </w:rPr>
              <w:t xml:space="preserve">Admin select the department from the drop down. </w:t>
            </w:r>
          </w:p>
          <w:p w14:paraId="2BA715F5" w14:textId="77777777" w:rsidR="00681188" w:rsidRDefault="00681188" w:rsidP="00681188">
            <w:pPr>
              <w:widowControl w:val="0"/>
              <w:numPr>
                <w:ilvl w:val="0"/>
                <w:numId w:val="95"/>
              </w:numPr>
              <w:spacing w:after="0" w:line="240" w:lineRule="auto"/>
              <w:contextualSpacing/>
              <w:rPr>
                <w:rFonts w:eastAsia="Times New Roman"/>
                <w:sz w:val="24"/>
              </w:rPr>
            </w:pPr>
            <w:r>
              <w:rPr>
                <w:rFonts w:eastAsia="Times New Roman"/>
                <w:sz w:val="24"/>
              </w:rPr>
              <w:t>Admin enters the name of the Course in the name field</w:t>
            </w:r>
            <w:r w:rsidRPr="00C415EE">
              <w:rPr>
                <w:rFonts w:eastAsia="Times New Roman"/>
                <w:sz w:val="24"/>
              </w:rPr>
              <w:t>.</w:t>
            </w:r>
          </w:p>
          <w:p w14:paraId="440234D7" w14:textId="77777777" w:rsidR="00681188" w:rsidRDefault="00681188" w:rsidP="00681188">
            <w:pPr>
              <w:widowControl w:val="0"/>
              <w:numPr>
                <w:ilvl w:val="0"/>
                <w:numId w:val="95"/>
              </w:numPr>
              <w:spacing w:after="0" w:line="240" w:lineRule="auto"/>
              <w:contextualSpacing/>
              <w:rPr>
                <w:rFonts w:eastAsia="Times New Roman"/>
                <w:sz w:val="24"/>
              </w:rPr>
            </w:pPr>
            <w:r>
              <w:rPr>
                <w:rFonts w:eastAsia="Times New Roman"/>
                <w:sz w:val="24"/>
              </w:rPr>
              <w:t>Admin enters the description of the Course in the description field</w:t>
            </w:r>
          </w:p>
          <w:p w14:paraId="23B1F7F8" w14:textId="77777777" w:rsidR="00681188" w:rsidRDefault="00681188" w:rsidP="00681188">
            <w:pPr>
              <w:widowControl w:val="0"/>
              <w:numPr>
                <w:ilvl w:val="0"/>
                <w:numId w:val="95"/>
              </w:numPr>
              <w:spacing w:after="0" w:line="240" w:lineRule="auto"/>
              <w:contextualSpacing/>
              <w:rPr>
                <w:rFonts w:eastAsia="Times New Roman"/>
                <w:sz w:val="24"/>
              </w:rPr>
            </w:pPr>
            <w:r>
              <w:rPr>
                <w:rFonts w:eastAsia="Times New Roman"/>
                <w:sz w:val="24"/>
              </w:rPr>
              <w:t>Admin selects the location from the drop down.</w:t>
            </w:r>
          </w:p>
          <w:p w14:paraId="7D82B317" w14:textId="77777777" w:rsidR="00681188" w:rsidRPr="00C415EE" w:rsidRDefault="00681188" w:rsidP="00681188">
            <w:pPr>
              <w:widowControl w:val="0"/>
              <w:numPr>
                <w:ilvl w:val="0"/>
                <w:numId w:val="95"/>
              </w:numPr>
              <w:spacing w:after="0" w:line="240" w:lineRule="auto"/>
              <w:contextualSpacing/>
              <w:rPr>
                <w:rFonts w:eastAsia="Times New Roman"/>
                <w:sz w:val="24"/>
              </w:rPr>
            </w:pPr>
            <w:r>
              <w:rPr>
                <w:rFonts w:eastAsia="Times New Roman"/>
                <w:sz w:val="24"/>
              </w:rPr>
              <w:t>Admin select the time slot from the drop down.</w:t>
            </w:r>
          </w:p>
          <w:p w14:paraId="1A1D7CEF" w14:textId="77777777" w:rsidR="00681188" w:rsidRPr="00BB7205" w:rsidRDefault="00681188" w:rsidP="00681188">
            <w:pPr>
              <w:widowControl w:val="0"/>
              <w:numPr>
                <w:ilvl w:val="0"/>
                <w:numId w:val="95"/>
              </w:numPr>
              <w:spacing w:after="0" w:line="240" w:lineRule="auto"/>
              <w:contextualSpacing/>
              <w:rPr>
                <w:rFonts w:eastAsia="Times New Roman"/>
                <w:sz w:val="24"/>
              </w:rPr>
            </w:pPr>
            <w:r>
              <w:rPr>
                <w:rFonts w:eastAsia="Times New Roman"/>
                <w:sz w:val="24"/>
              </w:rPr>
              <w:t>Admin will click on “Submit” button</w:t>
            </w:r>
          </w:p>
        </w:tc>
      </w:tr>
      <w:tr w:rsidR="00681188" w14:paraId="34A5F8D6" w14:textId="77777777" w:rsidTr="00681188">
        <w:tc>
          <w:tcPr>
            <w:tcW w:w="3230" w:type="dxa"/>
            <w:tcMar>
              <w:top w:w="100" w:type="dxa"/>
              <w:left w:w="100" w:type="dxa"/>
              <w:bottom w:w="100" w:type="dxa"/>
              <w:right w:w="100" w:type="dxa"/>
            </w:tcMar>
          </w:tcPr>
          <w:p w14:paraId="78C92E3A" w14:textId="77777777" w:rsidR="00681188" w:rsidRPr="00106A37" w:rsidRDefault="00681188" w:rsidP="00681188">
            <w:pPr>
              <w:widowControl w:val="0"/>
              <w:spacing w:line="240" w:lineRule="auto"/>
              <w:rPr>
                <w:b/>
              </w:rPr>
            </w:pPr>
            <w:r w:rsidRPr="00106A37">
              <w:rPr>
                <w:rFonts w:eastAsia="Times New Roman"/>
                <w:b/>
                <w:sz w:val="24"/>
              </w:rPr>
              <w:t>Post Conditions</w:t>
            </w:r>
          </w:p>
        </w:tc>
        <w:tc>
          <w:tcPr>
            <w:tcW w:w="6130" w:type="dxa"/>
            <w:tcMar>
              <w:top w:w="100" w:type="dxa"/>
              <w:left w:w="100" w:type="dxa"/>
              <w:bottom w:w="100" w:type="dxa"/>
              <w:right w:w="100" w:type="dxa"/>
            </w:tcMar>
          </w:tcPr>
          <w:p w14:paraId="58FF6CAB" w14:textId="77777777" w:rsidR="00681188" w:rsidRDefault="00681188" w:rsidP="00681188">
            <w:pPr>
              <w:widowControl w:val="0"/>
              <w:numPr>
                <w:ilvl w:val="0"/>
                <w:numId w:val="96"/>
              </w:numPr>
              <w:spacing w:after="0" w:line="240" w:lineRule="auto"/>
              <w:contextualSpacing/>
              <w:rPr>
                <w:rFonts w:eastAsia="Times New Roman"/>
                <w:sz w:val="24"/>
              </w:rPr>
            </w:pPr>
            <w:r>
              <w:rPr>
                <w:rFonts w:eastAsia="Times New Roman"/>
                <w:sz w:val="24"/>
              </w:rPr>
              <w:t>Admin successfully added the course.</w:t>
            </w:r>
          </w:p>
          <w:p w14:paraId="59F8B0DD" w14:textId="77777777" w:rsidR="00681188" w:rsidRPr="00524A30" w:rsidRDefault="00681188" w:rsidP="00681188">
            <w:pPr>
              <w:widowControl w:val="0"/>
              <w:numPr>
                <w:ilvl w:val="0"/>
                <w:numId w:val="96"/>
              </w:numPr>
              <w:spacing w:after="0" w:line="240" w:lineRule="auto"/>
              <w:contextualSpacing/>
              <w:rPr>
                <w:rFonts w:eastAsia="Times New Roman"/>
                <w:sz w:val="24"/>
              </w:rPr>
            </w:pPr>
            <w:r>
              <w:rPr>
                <w:rFonts w:eastAsia="Times New Roman"/>
                <w:sz w:val="24"/>
              </w:rPr>
              <w:t>Every student will now able to select the course.</w:t>
            </w:r>
          </w:p>
        </w:tc>
      </w:tr>
      <w:tr w:rsidR="00681188" w14:paraId="36474C1C" w14:textId="77777777" w:rsidTr="00681188">
        <w:tc>
          <w:tcPr>
            <w:tcW w:w="3230" w:type="dxa"/>
            <w:tcMar>
              <w:top w:w="100" w:type="dxa"/>
              <w:left w:w="100" w:type="dxa"/>
              <w:bottom w:w="100" w:type="dxa"/>
              <w:right w:w="100" w:type="dxa"/>
            </w:tcMar>
          </w:tcPr>
          <w:p w14:paraId="5E47E875" w14:textId="77777777" w:rsidR="00681188" w:rsidRPr="00106A37" w:rsidRDefault="00681188" w:rsidP="00681188">
            <w:pPr>
              <w:widowControl w:val="0"/>
              <w:spacing w:line="240" w:lineRule="auto"/>
              <w:rPr>
                <w:b/>
              </w:rPr>
            </w:pPr>
            <w:r w:rsidRPr="00106A37">
              <w:rPr>
                <w:rFonts w:eastAsia="Times New Roman"/>
                <w:b/>
                <w:sz w:val="24"/>
              </w:rPr>
              <w:t>Error-Conditions</w:t>
            </w:r>
          </w:p>
        </w:tc>
        <w:tc>
          <w:tcPr>
            <w:tcW w:w="6130" w:type="dxa"/>
            <w:tcMar>
              <w:top w:w="100" w:type="dxa"/>
              <w:left w:w="100" w:type="dxa"/>
              <w:bottom w:w="100" w:type="dxa"/>
              <w:right w:w="100" w:type="dxa"/>
            </w:tcMar>
          </w:tcPr>
          <w:p w14:paraId="07ADAB9F" w14:textId="77777777" w:rsidR="00681188" w:rsidRDefault="00681188" w:rsidP="00681188">
            <w:pPr>
              <w:widowControl w:val="0"/>
              <w:numPr>
                <w:ilvl w:val="0"/>
                <w:numId w:val="97"/>
              </w:numPr>
              <w:spacing w:after="0" w:line="240" w:lineRule="auto"/>
              <w:contextualSpacing/>
              <w:rPr>
                <w:rFonts w:eastAsia="Times New Roman"/>
                <w:sz w:val="24"/>
              </w:rPr>
            </w:pPr>
            <w:r>
              <w:rPr>
                <w:rFonts w:eastAsia="Times New Roman"/>
                <w:sz w:val="24"/>
              </w:rPr>
              <w:t>Internet connectivity lost during registration.</w:t>
            </w:r>
          </w:p>
          <w:p w14:paraId="2C9DA172" w14:textId="77777777" w:rsidR="00681188" w:rsidRPr="005D1A9C" w:rsidRDefault="00681188" w:rsidP="00681188">
            <w:pPr>
              <w:widowControl w:val="0"/>
              <w:numPr>
                <w:ilvl w:val="0"/>
                <w:numId w:val="97"/>
              </w:numPr>
              <w:spacing w:after="0" w:line="240" w:lineRule="auto"/>
              <w:contextualSpacing/>
              <w:rPr>
                <w:rFonts w:eastAsia="Times New Roman"/>
                <w:sz w:val="24"/>
              </w:rPr>
            </w:pPr>
            <w:r>
              <w:rPr>
                <w:rFonts w:eastAsia="Times New Roman"/>
                <w:sz w:val="24"/>
              </w:rPr>
              <w:t>System gets disconnected from the database server.</w:t>
            </w:r>
            <w:r w:rsidRPr="005D1A9C">
              <w:rPr>
                <w:rFonts w:eastAsia="Times New Roman"/>
                <w:sz w:val="24"/>
              </w:rPr>
              <w:t xml:space="preserve"> </w:t>
            </w:r>
          </w:p>
        </w:tc>
      </w:tr>
      <w:tr w:rsidR="00681188" w14:paraId="70D5B9E1" w14:textId="77777777" w:rsidTr="00681188">
        <w:tc>
          <w:tcPr>
            <w:tcW w:w="3230" w:type="dxa"/>
            <w:tcMar>
              <w:top w:w="100" w:type="dxa"/>
              <w:left w:w="100" w:type="dxa"/>
              <w:bottom w:w="100" w:type="dxa"/>
              <w:right w:w="100" w:type="dxa"/>
            </w:tcMar>
          </w:tcPr>
          <w:p w14:paraId="683FA2C4" w14:textId="77777777" w:rsidR="00681188" w:rsidRPr="00106A37" w:rsidRDefault="00681188" w:rsidP="00681188">
            <w:pPr>
              <w:widowControl w:val="0"/>
              <w:spacing w:line="240" w:lineRule="auto"/>
              <w:rPr>
                <w:rFonts w:eastAsia="Times New Roman"/>
                <w:b/>
                <w:sz w:val="24"/>
              </w:rPr>
            </w:pPr>
            <w:r>
              <w:rPr>
                <w:rFonts w:eastAsia="Times New Roman"/>
                <w:b/>
                <w:sz w:val="24"/>
              </w:rPr>
              <w:t>Non-Functional Requirement</w:t>
            </w:r>
          </w:p>
        </w:tc>
        <w:tc>
          <w:tcPr>
            <w:tcW w:w="6130" w:type="dxa"/>
            <w:tcMar>
              <w:top w:w="100" w:type="dxa"/>
              <w:left w:w="100" w:type="dxa"/>
              <w:bottom w:w="100" w:type="dxa"/>
              <w:right w:w="100" w:type="dxa"/>
            </w:tcMar>
          </w:tcPr>
          <w:p w14:paraId="6C5415D0" w14:textId="77777777" w:rsidR="00681188" w:rsidRDefault="00681188" w:rsidP="00681188">
            <w:pPr>
              <w:widowControl w:val="0"/>
              <w:numPr>
                <w:ilvl w:val="0"/>
                <w:numId w:val="106"/>
              </w:numPr>
              <w:spacing w:after="0" w:line="240" w:lineRule="auto"/>
              <w:contextualSpacing/>
              <w:rPr>
                <w:rFonts w:eastAsia="Times New Roman"/>
                <w:sz w:val="24"/>
              </w:rPr>
            </w:pPr>
            <w:r w:rsidRPr="00F373F4">
              <w:rPr>
                <w:rFonts w:eastAsia="Times New Roman"/>
                <w:b/>
                <w:sz w:val="24"/>
              </w:rPr>
              <w:t>Reliability:</w:t>
            </w:r>
            <w:r>
              <w:rPr>
                <w:rFonts w:eastAsia="Times New Roman"/>
                <w:b/>
                <w:sz w:val="24"/>
              </w:rPr>
              <w:t xml:space="preserve"> </w:t>
            </w:r>
            <w:r>
              <w:rPr>
                <w:rFonts w:eastAsia="Times New Roman"/>
                <w:sz w:val="24"/>
              </w:rPr>
              <w:t>All data should be properly store in the database so that it can be used via system.</w:t>
            </w:r>
          </w:p>
        </w:tc>
      </w:tr>
    </w:tbl>
    <w:p w14:paraId="221CC6CC" w14:textId="7FE36D48" w:rsidR="00426635" w:rsidRDefault="00426635" w:rsidP="00426635">
      <w:pPr>
        <w:tabs>
          <w:tab w:val="left" w:pos="1005"/>
        </w:tabs>
        <w:rPr>
          <w:b/>
          <w:sz w:val="24"/>
        </w:rPr>
      </w:pPr>
      <w:r>
        <w:rPr>
          <w:b/>
          <w:sz w:val="24"/>
        </w:rPr>
        <w:t>TABLE 17. Add Course</w:t>
      </w:r>
    </w:p>
    <w:p w14:paraId="7E931D56" w14:textId="77777777" w:rsidR="005E6344" w:rsidRDefault="005E6344" w:rsidP="005E6344">
      <w:pPr>
        <w:tabs>
          <w:tab w:val="left" w:pos="1005"/>
        </w:tabs>
        <w:rPr>
          <w:sz w:val="36"/>
          <w:szCs w:val="36"/>
        </w:rPr>
      </w:pPr>
    </w:p>
    <w:p w14:paraId="6CD9634B" w14:textId="77777777" w:rsidR="005E6344" w:rsidRDefault="005E6344" w:rsidP="005E6344">
      <w:pPr>
        <w:tabs>
          <w:tab w:val="left" w:pos="1005"/>
        </w:tabs>
        <w:rPr>
          <w:sz w:val="36"/>
          <w:szCs w:val="36"/>
        </w:rPr>
      </w:pPr>
    </w:p>
    <w:p w14:paraId="6AC316ED" w14:textId="77777777" w:rsidR="005E6344" w:rsidRDefault="005E6344" w:rsidP="005E6344">
      <w:pPr>
        <w:tabs>
          <w:tab w:val="left" w:pos="1005"/>
        </w:tabs>
        <w:rPr>
          <w:sz w:val="24"/>
        </w:rPr>
      </w:pPr>
    </w:p>
    <w:p w14:paraId="212C6745" w14:textId="77777777" w:rsidR="005E6344" w:rsidRDefault="005E6344" w:rsidP="005E6344">
      <w:pPr>
        <w:tabs>
          <w:tab w:val="left" w:pos="1005"/>
        </w:tabs>
        <w:rPr>
          <w:b/>
          <w:sz w:val="24"/>
        </w:rPr>
      </w:pPr>
    </w:p>
    <w:p w14:paraId="3F829696" w14:textId="77777777" w:rsidR="005E6344" w:rsidRDefault="005E6344" w:rsidP="005E6344">
      <w:pPr>
        <w:tabs>
          <w:tab w:val="left" w:pos="1005"/>
        </w:tabs>
        <w:rPr>
          <w:b/>
          <w:sz w:val="24"/>
        </w:rPr>
      </w:pPr>
    </w:p>
    <w:p w14:paraId="0FD7CE23" w14:textId="77777777" w:rsidR="005E6344" w:rsidRDefault="005E6344" w:rsidP="005E6344">
      <w:pPr>
        <w:tabs>
          <w:tab w:val="left" w:pos="1005"/>
        </w:tabs>
        <w:rPr>
          <w:b/>
          <w:sz w:val="24"/>
        </w:rPr>
      </w:pPr>
    </w:p>
    <w:p w14:paraId="650BDFCB" w14:textId="77777777" w:rsidR="005E6344" w:rsidRPr="00AC4201" w:rsidRDefault="005E6344" w:rsidP="005E6344">
      <w:pPr>
        <w:tabs>
          <w:tab w:val="left" w:pos="1005"/>
        </w:tabs>
        <w:rPr>
          <w:b/>
          <w:sz w:val="24"/>
        </w:rPr>
      </w:pPr>
    </w:p>
    <w:p w14:paraId="2D98CAFA" w14:textId="77777777" w:rsidR="00881617" w:rsidRDefault="00881617" w:rsidP="00881617">
      <w:pPr>
        <w:rPr>
          <w:b/>
          <w:sz w:val="24"/>
        </w:rPr>
      </w:pPr>
    </w:p>
    <w:p w14:paraId="238E048D" w14:textId="4A017736" w:rsidR="00881617" w:rsidRPr="00841298" w:rsidRDefault="00881617" w:rsidP="00881617">
      <w:pPr>
        <w:rPr>
          <w:b/>
          <w:sz w:val="24"/>
        </w:rPr>
      </w:pPr>
      <w:r>
        <w:rPr>
          <w:b/>
          <w:sz w:val="24"/>
        </w:rPr>
        <w:t>TABLE 18. Manage Class Location</w:t>
      </w:r>
    </w:p>
    <w:p w14:paraId="139548BD" w14:textId="77777777" w:rsidR="005E6344" w:rsidRPr="00850B59" w:rsidRDefault="005E6344" w:rsidP="005E6344">
      <w:pPr>
        <w:tabs>
          <w:tab w:val="left" w:pos="1005"/>
        </w:tabs>
        <w:rPr>
          <w:sz w:val="24"/>
        </w:rPr>
      </w:pPr>
    </w:p>
    <w:p w14:paraId="611433E7" w14:textId="77777777" w:rsidR="005E6344" w:rsidRDefault="005E6344" w:rsidP="005E6344">
      <w:pPr>
        <w:rPr>
          <w:sz w:val="36"/>
          <w:szCs w:val="36"/>
        </w:rPr>
      </w:pPr>
    </w:p>
    <w:p w14:paraId="5F181C6D" w14:textId="77777777" w:rsidR="005E6344" w:rsidRDefault="005E6344" w:rsidP="005E6344">
      <w:pPr>
        <w:rPr>
          <w:sz w:val="36"/>
          <w:szCs w:val="36"/>
        </w:rPr>
      </w:pPr>
    </w:p>
    <w:p w14:paraId="3B0776F0" w14:textId="77777777" w:rsidR="005E6344" w:rsidRDefault="005E6344" w:rsidP="005E6344">
      <w:pPr>
        <w:rPr>
          <w:sz w:val="36"/>
          <w:szCs w:val="36"/>
        </w:rPr>
      </w:pPr>
    </w:p>
    <w:tbl>
      <w:tblPr>
        <w:tblpPr w:leftFromText="180" w:rightFromText="180" w:vertAnchor="page" w:horzAnchor="margin" w:tblpY="391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30"/>
        <w:gridCol w:w="6130"/>
      </w:tblGrid>
      <w:tr w:rsidR="005E6344" w14:paraId="14787F35" w14:textId="77777777" w:rsidTr="005C7502">
        <w:tc>
          <w:tcPr>
            <w:tcW w:w="3230" w:type="dxa"/>
            <w:tcMar>
              <w:top w:w="100" w:type="dxa"/>
              <w:left w:w="100" w:type="dxa"/>
              <w:bottom w:w="100" w:type="dxa"/>
              <w:right w:w="100" w:type="dxa"/>
            </w:tcMar>
          </w:tcPr>
          <w:p w14:paraId="286A99E6" w14:textId="77777777" w:rsidR="005E6344" w:rsidRPr="00106A37" w:rsidRDefault="005E6344" w:rsidP="005C7502">
            <w:pPr>
              <w:widowControl w:val="0"/>
              <w:spacing w:line="240" w:lineRule="auto"/>
              <w:rPr>
                <w:b/>
              </w:rPr>
            </w:pPr>
            <w:r w:rsidRPr="00106A37">
              <w:rPr>
                <w:rFonts w:eastAsia="Times New Roman"/>
                <w:b/>
                <w:sz w:val="24"/>
              </w:rPr>
              <w:t>USE CASE NAME</w:t>
            </w:r>
          </w:p>
        </w:tc>
        <w:tc>
          <w:tcPr>
            <w:tcW w:w="6130" w:type="dxa"/>
            <w:tcMar>
              <w:top w:w="100" w:type="dxa"/>
              <w:left w:w="100" w:type="dxa"/>
              <w:bottom w:w="100" w:type="dxa"/>
              <w:right w:w="100" w:type="dxa"/>
            </w:tcMar>
          </w:tcPr>
          <w:p w14:paraId="1C9ED5B0" w14:textId="77777777" w:rsidR="005E6344" w:rsidRPr="004237A7" w:rsidRDefault="005E6344" w:rsidP="005E6344">
            <w:pPr>
              <w:pStyle w:val="ListParagraph"/>
              <w:widowControl w:val="0"/>
              <w:numPr>
                <w:ilvl w:val="0"/>
                <w:numId w:val="22"/>
              </w:numPr>
              <w:spacing w:line="240" w:lineRule="auto"/>
              <w:rPr>
                <w:b/>
              </w:rPr>
            </w:pPr>
            <w:r>
              <w:rPr>
                <w:rFonts w:ascii="Times New Roman" w:hAnsi="Times New Roman"/>
                <w:b/>
                <w:sz w:val="24"/>
                <w:szCs w:val="24"/>
              </w:rPr>
              <w:t>Manage class Location</w:t>
            </w:r>
          </w:p>
        </w:tc>
      </w:tr>
      <w:tr w:rsidR="005E6344" w14:paraId="1DC56EF2" w14:textId="77777777" w:rsidTr="005C7502">
        <w:tc>
          <w:tcPr>
            <w:tcW w:w="3230" w:type="dxa"/>
            <w:tcMar>
              <w:top w:w="100" w:type="dxa"/>
              <w:left w:w="100" w:type="dxa"/>
              <w:bottom w:w="100" w:type="dxa"/>
              <w:right w:w="100" w:type="dxa"/>
            </w:tcMar>
          </w:tcPr>
          <w:p w14:paraId="6DB4C58E" w14:textId="77777777" w:rsidR="005E6344" w:rsidRPr="00106A37" w:rsidRDefault="005E6344" w:rsidP="005C7502">
            <w:pPr>
              <w:widowControl w:val="0"/>
              <w:spacing w:line="240" w:lineRule="auto"/>
              <w:rPr>
                <w:b/>
              </w:rPr>
            </w:pPr>
            <w:r w:rsidRPr="00106A37">
              <w:rPr>
                <w:rFonts w:eastAsia="Times New Roman"/>
                <w:b/>
                <w:sz w:val="24"/>
              </w:rPr>
              <w:t>Actors</w:t>
            </w:r>
          </w:p>
        </w:tc>
        <w:tc>
          <w:tcPr>
            <w:tcW w:w="6130" w:type="dxa"/>
            <w:tcMar>
              <w:top w:w="100" w:type="dxa"/>
              <w:left w:w="100" w:type="dxa"/>
              <w:bottom w:w="100" w:type="dxa"/>
              <w:right w:w="100" w:type="dxa"/>
            </w:tcMar>
          </w:tcPr>
          <w:p w14:paraId="4B0BC65B" w14:textId="77777777" w:rsidR="005E6344" w:rsidRPr="00BB7205" w:rsidRDefault="005E6344" w:rsidP="005C7502">
            <w:pPr>
              <w:widowControl w:val="0"/>
              <w:spacing w:line="240" w:lineRule="auto"/>
              <w:rPr>
                <w:sz w:val="24"/>
              </w:rPr>
            </w:pPr>
            <w:r>
              <w:rPr>
                <w:sz w:val="24"/>
              </w:rPr>
              <w:t xml:space="preserve">      Admin</w:t>
            </w:r>
            <w:r w:rsidRPr="00BB7205">
              <w:rPr>
                <w:sz w:val="24"/>
              </w:rPr>
              <w:t xml:space="preserve"> </w:t>
            </w:r>
          </w:p>
        </w:tc>
      </w:tr>
      <w:tr w:rsidR="005E6344" w14:paraId="3B8CB0A0" w14:textId="77777777" w:rsidTr="005C7502">
        <w:tc>
          <w:tcPr>
            <w:tcW w:w="3230" w:type="dxa"/>
            <w:tcMar>
              <w:top w:w="100" w:type="dxa"/>
              <w:left w:w="100" w:type="dxa"/>
              <w:bottom w:w="100" w:type="dxa"/>
              <w:right w:w="100" w:type="dxa"/>
            </w:tcMar>
          </w:tcPr>
          <w:p w14:paraId="3A3E043E" w14:textId="77777777" w:rsidR="005E6344" w:rsidRPr="00106A37" w:rsidRDefault="005E6344" w:rsidP="005C7502">
            <w:pPr>
              <w:widowControl w:val="0"/>
              <w:spacing w:line="240" w:lineRule="auto"/>
              <w:rPr>
                <w:b/>
              </w:rPr>
            </w:pPr>
            <w:r w:rsidRPr="00106A37">
              <w:rPr>
                <w:rFonts w:eastAsia="Times New Roman"/>
                <w:b/>
                <w:sz w:val="24"/>
              </w:rPr>
              <w:t>Pre-Conditions</w:t>
            </w:r>
          </w:p>
        </w:tc>
        <w:tc>
          <w:tcPr>
            <w:tcW w:w="6130" w:type="dxa"/>
            <w:tcMar>
              <w:top w:w="100" w:type="dxa"/>
              <w:left w:w="100" w:type="dxa"/>
              <w:bottom w:w="100" w:type="dxa"/>
              <w:right w:w="100" w:type="dxa"/>
            </w:tcMar>
          </w:tcPr>
          <w:p w14:paraId="78359F8D" w14:textId="77777777" w:rsidR="005E6344" w:rsidRDefault="005E6344" w:rsidP="005E6344">
            <w:pPr>
              <w:widowControl w:val="0"/>
              <w:numPr>
                <w:ilvl w:val="0"/>
                <w:numId w:val="86"/>
              </w:numPr>
              <w:spacing w:after="0" w:line="240" w:lineRule="auto"/>
              <w:contextualSpacing/>
              <w:rPr>
                <w:rFonts w:eastAsia="Times New Roman"/>
                <w:sz w:val="24"/>
              </w:rPr>
            </w:pPr>
            <w:r>
              <w:rPr>
                <w:rFonts w:eastAsia="Times New Roman"/>
                <w:sz w:val="24"/>
              </w:rPr>
              <w:t>Admin should have reliable internet connection.</w:t>
            </w:r>
          </w:p>
          <w:p w14:paraId="3C36ED0B" w14:textId="77777777" w:rsidR="005E6344" w:rsidRDefault="005E6344" w:rsidP="005E6344">
            <w:pPr>
              <w:widowControl w:val="0"/>
              <w:numPr>
                <w:ilvl w:val="0"/>
                <w:numId w:val="86"/>
              </w:numPr>
              <w:spacing w:after="0" w:line="240" w:lineRule="auto"/>
              <w:contextualSpacing/>
              <w:rPr>
                <w:rFonts w:eastAsia="Times New Roman"/>
                <w:sz w:val="24"/>
              </w:rPr>
            </w:pPr>
            <w:r>
              <w:rPr>
                <w:rFonts w:eastAsia="Times New Roman"/>
                <w:sz w:val="24"/>
              </w:rPr>
              <w:t>The database connection is required.</w:t>
            </w:r>
          </w:p>
          <w:p w14:paraId="22308C8D" w14:textId="77777777" w:rsidR="005E6344" w:rsidRPr="006524BE" w:rsidRDefault="005E6344" w:rsidP="005E6344">
            <w:pPr>
              <w:widowControl w:val="0"/>
              <w:numPr>
                <w:ilvl w:val="0"/>
                <w:numId w:val="86"/>
              </w:numPr>
              <w:spacing w:after="0" w:line="240" w:lineRule="auto"/>
              <w:contextualSpacing/>
              <w:rPr>
                <w:rFonts w:eastAsia="Times New Roman"/>
                <w:sz w:val="24"/>
              </w:rPr>
            </w:pPr>
            <w:r>
              <w:rPr>
                <w:rFonts w:eastAsia="Times New Roman"/>
                <w:sz w:val="24"/>
              </w:rPr>
              <w:t>Admin is already logged in into the system.</w:t>
            </w:r>
          </w:p>
        </w:tc>
      </w:tr>
      <w:tr w:rsidR="005E6344" w14:paraId="4211B950" w14:textId="77777777" w:rsidTr="005C7502">
        <w:tc>
          <w:tcPr>
            <w:tcW w:w="3230" w:type="dxa"/>
            <w:tcMar>
              <w:top w:w="100" w:type="dxa"/>
              <w:left w:w="100" w:type="dxa"/>
              <w:bottom w:w="100" w:type="dxa"/>
              <w:right w:w="100" w:type="dxa"/>
            </w:tcMar>
          </w:tcPr>
          <w:p w14:paraId="1F60B4D5" w14:textId="77777777" w:rsidR="005E6344" w:rsidRPr="00106A37" w:rsidRDefault="005E6344" w:rsidP="005C7502">
            <w:pPr>
              <w:widowControl w:val="0"/>
              <w:spacing w:line="240" w:lineRule="auto"/>
              <w:rPr>
                <w:b/>
              </w:rPr>
            </w:pPr>
            <w:r w:rsidRPr="00106A37">
              <w:rPr>
                <w:rFonts w:eastAsia="Times New Roman"/>
                <w:b/>
                <w:sz w:val="24"/>
              </w:rPr>
              <w:t>Flow of Control</w:t>
            </w:r>
          </w:p>
        </w:tc>
        <w:tc>
          <w:tcPr>
            <w:tcW w:w="6130" w:type="dxa"/>
            <w:tcMar>
              <w:top w:w="100" w:type="dxa"/>
              <w:left w:w="100" w:type="dxa"/>
              <w:bottom w:w="100" w:type="dxa"/>
              <w:right w:w="100" w:type="dxa"/>
            </w:tcMar>
          </w:tcPr>
          <w:p w14:paraId="5C060686" w14:textId="77777777" w:rsidR="005E6344" w:rsidRDefault="005E6344" w:rsidP="005E6344">
            <w:pPr>
              <w:widowControl w:val="0"/>
              <w:numPr>
                <w:ilvl w:val="0"/>
                <w:numId w:val="87"/>
              </w:numPr>
              <w:spacing w:after="0" w:line="240" w:lineRule="auto"/>
              <w:contextualSpacing/>
              <w:rPr>
                <w:rFonts w:eastAsia="Times New Roman"/>
                <w:sz w:val="24"/>
              </w:rPr>
            </w:pPr>
            <w:r>
              <w:rPr>
                <w:rFonts w:eastAsia="Times New Roman"/>
                <w:sz w:val="24"/>
              </w:rPr>
              <w:t>Admin selects the “Manage Location” option from the menu.</w:t>
            </w:r>
          </w:p>
          <w:p w14:paraId="6E3536E4" w14:textId="77777777" w:rsidR="005E6344" w:rsidRPr="00C415EE" w:rsidRDefault="005E6344" w:rsidP="005E6344">
            <w:pPr>
              <w:widowControl w:val="0"/>
              <w:numPr>
                <w:ilvl w:val="0"/>
                <w:numId w:val="87"/>
              </w:numPr>
              <w:spacing w:after="0" w:line="240" w:lineRule="auto"/>
              <w:contextualSpacing/>
              <w:rPr>
                <w:rFonts w:eastAsia="Times New Roman"/>
                <w:sz w:val="24"/>
              </w:rPr>
            </w:pPr>
            <w:r>
              <w:rPr>
                <w:rFonts w:eastAsia="Times New Roman"/>
                <w:sz w:val="24"/>
              </w:rPr>
              <w:t>Admin enters the name of the Lecture Hall</w:t>
            </w:r>
          </w:p>
          <w:p w14:paraId="0A87BE78" w14:textId="77777777" w:rsidR="005E6344" w:rsidRPr="00C415EE" w:rsidRDefault="005E6344" w:rsidP="005E6344">
            <w:pPr>
              <w:widowControl w:val="0"/>
              <w:numPr>
                <w:ilvl w:val="0"/>
                <w:numId w:val="87"/>
              </w:numPr>
              <w:spacing w:after="0" w:line="240" w:lineRule="auto"/>
              <w:contextualSpacing/>
              <w:rPr>
                <w:rFonts w:eastAsia="Times New Roman"/>
                <w:sz w:val="24"/>
              </w:rPr>
            </w:pPr>
            <w:r>
              <w:rPr>
                <w:rFonts w:eastAsia="Times New Roman"/>
                <w:sz w:val="24"/>
              </w:rPr>
              <w:t>Admin enters the description of the Lecture Hall</w:t>
            </w:r>
          </w:p>
          <w:p w14:paraId="14A2BBF7" w14:textId="77777777" w:rsidR="005E6344" w:rsidRPr="00BB7205" w:rsidRDefault="005E6344" w:rsidP="005E6344">
            <w:pPr>
              <w:widowControl w:val="0"/>
              <w:numPr>
                <w:ilvl w:val="0"/>
                <w:numId w:val="87"/>
              </w:numPr>
              <w:spacing w:after="0" w:line="240" w:lineRule="auto"/>
              <w:contextualSpacing/>
              <w:rPr>
                <w:rFonts w:eastAsia="Times New Roman"/>
                <w:sz w:val="24"/>
              </w:rPr>
            </w:pPr>
            <w:r>
              <w:rPr>
                <w:rFonts w:eastAsia="Times New Roman"/>
                <w:sz w:val="24"/>
              </w:rPr>
              <w:t>Admin clicks “Submit” button</w:t>
            </w:r>
          </w:p>
        </w:tc>
      </w:tr>
      <w:tr w:rsidR="005E6344" w14:paraId="13CA6A26" w14:textId="77777777" w:rsidTr="005C7502">
        <w:tc>
          <w:tcPr>
            <w:tcW w:w="3230" w:type="dxa"/>
            <w:tcMar>
              <w:top w:w="100" w:type="dxa"/>
              <w:left w:w="100" w:type="dxa"/>
              <w:bottom w:w="100" w:type="dxa"/>
              <w:right w:w="100" w:type="dxa"/>
            </w:tcMar>
          </w:tcPr>
          <w:p w14:paraId="3CFF0FF3" w14:textId="77777777" w:rsidR="005E6344" w:rsidRPr="00106A37" w:rsidRDefault="005E6344" w:rsidP="005C7502">
            <w:pPr>
              <w:widowControl w:val="0"/>
              <w:spacing w:line="240" w:lineRule="auto"/>
              <w:rPr>
                <w:b/>
              </w:rPr>
            </w:pPr>
            <w:r w:rsidRPr="00106A37">
              <w:rPr>
                <w:rFonts w:eastAsia="Times New Roman"/>
                <w:b/>
                <w:sz w:val="24"/>
              </w:rPr>
              <w:t>Post Conditions</w:t>
            </w:r>
          </w:p>
        </w:tc>
        <w:tc>
          <w:tcPr>
            <w:tcW w:w="6130" w:type="dxa"/>
            <w:tcMar>
              <w:top w:w="100" w:type="dxa"/>
              <w:left w:w="100" w:type="dxa"/>
              <w:bottom w:w="100" w:type="dxa"/>
              <w:right w:w="100" w:type="dxa"/>
            </w:tcMar>
          </w:tcPr>
          <w:p w14:paraId="2013A79C" w14:textId="77777777" w:rsidR="005E6344" w:rsidRDefault="005E6344" w:rsidP="005E6344">
            <w:pPr>
              <w:widowControl w:val="0"/>
              <w:numPr>
                <w:ilvl w:val="0"/>
                <w:numId w:val="88"/>
              </w:numPr>
              <w:spacing w:after="0" w:line="240" w:lineRule="auto"/>
              <w:contextualSpacing/>
              <w:rPr>
                <w:rFonts w:eastAsia="Times New Roman"/>
                <w:sz w:val="24"/>
              </w:rPr>
            </w:pPr>
            <w:r>
              <w:rPr>
                <w:rFonts w:eastAsia="Times New Roman"/>
                <w:sz w:val="24"/>
              </w:rPr>
              <w:t>Admin successfully added the Lecture Hall to Location.</w:t>
            </w:r>
          </w:p>
          <w:p w14:paraId="2D11C658" w14:textId="77777777" w:rsidR="005E6344" w:rsidRDefault="005E6344" w:rsidP="005E6344">
            <w:pPr>
              <w:widowControl w:val="0"/>
              <w:numPr>
                <w:ilvl w:val="0"/>
                <w:numId w:val="88"/>
              </w:numPr>
              <w:spacing w:after="0" w:line="240" w:lineRule="auto"/>
              <w:contextualSpacing/>
              <w:rPr>
                <w:rFonts w:eastAsia="Times New Roman"/>
                <w:sz w:val="24"/>
              </w:rPr>
            </w:pPr>
            <w:r>
              <w:rPr>
                <w:rFonts w:eastAsia="Times New Roman"/>
                <w:sz w:val="24"/>
              </w:rPr>
              <w:t>Class allocation table will reflect this change.</w:t>
            </w:r>
          </w:p>
          <w:p w14:paraId="1DF2DA10" w14:textId="77777777" w:rsidR="005E6344" w:rsidRDefault="005E6344" w:rsidP="005E6344">
            <w:pPr>
              <w:widowControl w:val="0"/>
              <w:numPr>
                <w:ilvl w:val="0"/>
                <w:numId w:val="88"/>
              </w:numPr>
              <w:spacing w:after="0" w:line="240" w:lineRule="auto"/>
              <w:contextualSpacing/>
              <w:rPr>
                <w:rFonts w:eastAsia="Times New Roman"/>
                <w:sz w:val="24"/>
              </w:rPr>
            </w:pPr>
            <w:r>
              <w:rPr>
                <w:rFonts w:eastAsia="Times New Roman"/>
                <w:sz w:val="24"/>
              </w:rPr>
              <w:t>Student schedule will be updated.</w:t>
            </w:r>
          </w:p>
          <w:p w14:paraId="08A46538" w14:textId="77777777" w:rsidR="005E6344" w:rsidRDefault="005E6344" w:rsidP="005E6344">
            <w:pPr>
              <w:widowControl w:val="0"/>
              <w:numPr>
                <w:ilvl w:val="0"/>
                <w:numId w:val="88"/>
              </w:numPr>
              <w:spacing w:after="0" w:line="240" w:lineRule="auto"/>
              <w:contextualSpacing/>
              <w:rPr>
                <w:rFonts w:eastAsia="Times New Roman"/>
                <w:sz w:val="24"/>
              </w:rPr>
            </w:pPr>
            <w:r>
              <w:rPr>
                <w:rFonts w:eastAsia="Times New Roman"/>
                <w:sz w:val="24"/>
              </w:rPr>
              <w:t>Teacher profile will reflect this location.</w:t>
            </w:r>
          </w:p>
          <w:p w14:paraId="25CBBACF" w14:textId="77777777" w:rsidR="005E6344" w:rsidRPr="00524A30" w:rsidRDefault="005E6344" w:rsidP="005E6344">
            <w:pPr>
              <w:widowControl w:val="0"/>
              <w:numPr>
                <w:ilvl w:val="0"/>
                <w:numId w:val="88"/>
              </w:numPr>
              <w:spacing w:after="0" w:line="240" w:lineRule="auto"/>
              <w:contextualSpacing/>
              <w:rPr>
                <w:rFonts w:eastAsia="Times New Roman"/>
                <w:sz w:val="24"/>
              </w:rPr>
            </w:pPr>
            <w:r>
              <w:rPr>
                <w:rFonts w:eastAsia="Times New Roman"/>
                <w:sz w:val="24"/>
              </w:rPr>
              <w:t>Course will be added using this location.</w:t>
            </w:r>
          </w:p>
        </w:tc>
      </w:tr>
      <w:tr w:rsidR="005E6344" w14:paraId="708837E9" w14:textId="77777777" w:rsidTr="005C7502">
        <w:tc>
          <w:tcPr>
            <w:tcW w:w="3230" w:type="dxa"/>
            <w:tcMar>
              <w:top w:w="100" w:type="dxa"/>
              <w:left w:w="100" w:type="dxa"/>
              <w:bottom w:w="100" w:type="dxa"/>
              <w:right w:w="100" w:type="dxa"/>
            </w:tcMar>
          </w:tcPr>
          <w:p w14:paraId="5756EA34" w14:textId="77777777" w:rsidR="005E6344" w:rsidRPr="00106A37" w:rsidRDefault="005E6344" w:rsidP="005C7502">
            <w:pPr>
              <w:widowControl w:val="0"/>
              <w:spacing w:line="240" w:lineRule="auto"/>
              <w:rPr>
                <w:b/>
              </w:rPr>
            </w:pPr>
            <w:r w:rsidRPr="00106A37">
              <w:rPr>
                <w:rFonts w:eastAsia="Times New Roman"/>
                <w:b/>
                <w:sz w:val="24"/>
              </w:rPr>
              <w:t>Error-Conditions</w:t>
            </w:r>
          </w:p>
        </w:tc>
        <w:tc>
          <w:tcPr>
            <w:tcW w:w="6130" w:type="dxa"/>
            <w:tcMar>
              <w:top w:w="100" w:type="dxa"/>
              <w:left w:w="100" w:type="dxa"/>
              <w:bottom w:w="100" w:type="dxa"/>
              <w:right w:w="100" w:type="dxa"/>
            </w:tcMar>
          </w:tcPr>
          <w:p w14:paraId="3C63A1C9" w14:textId="77777777" w:rsidR="005E6344" w:rsidRDefault="005E6344" w:rsidP="005E6344">
            <w:pPr>
              <w:widowControl w:val="0"/>
              <w:numPr>
                <w:ilvl w:val="0"/>
                <w:numId w:val="89"/>
              </w:numPr>
              <w:spacing w:after="0" w:line="240" w:lineRule="auto"/>
              <w:contextualSpacing/>
              <w:rPr>
                <w:rFonts w:eastAsia="Times New Roman"/>
                <w:sz w:val="24"/>
              </w:rPr>
            </w:pPr>
            <w:r>
              <w:rPr>
                <w:rFonts w:eastAsia="Times New Roman"/>
                <w:sz w:val="24"/>
              </w:rPr>
              <w:t>Internet connectivity lost during registration.</w:t>
            </w:r>
          </w:p>
          <w:p w14:paraId="55426E24" w14:textId="77777777" w:rsidR="005E6344" w:rsidRPr="005D1A9C" w:rsidRDefault="005E6344" w:rsidP="005E6344">
            <w:pPr>
              <w:widowControl w:val="0"/>
              <w:numPr>
                <w:ilvl w:val="0"/>
                <w:numId w:val="89"/>
              </w:numPr>
              <w:spacing w:after="0" w:line="240" w:lineRule="auto"/>
              <w:contextualSpacing/>
              <w:rPr>
                <w:rFonts w:eastAsia="Times New Roman"/>
                <w:sz w:val="24"/>
              </w:rPr>
            </w:pPr>
            <w:r>
              <w:rPr>
                <w:rFonts w:eastAsia="Times New Roman"/>
                <w:sz w:val="24"/>
              </w:rPr>
              <w:t>System gets disconnected from the database server.</w:t>
            </w:r>
            <w:r w:rsidRPr="005D1A9C">
              <w:rPr>
                <w:rFonts w:eastAsia="Times New Roman"/>
                <w:sz w:val="24"/>
              </w:rPr>
              <w:t xml:space="preserve"> </w:t>
            </w:r>
          </w:p>
        </w:tc>
      </w:tr>
      <w:tr w:rsidR="005E6344" w14:paraId="17D1240B" w14:textId="77777777" w:rsidTr="005C7502">
        <w:tc>
          <w:tcPr>
            <w:tcW w:w="3230" w:type="dxa"/>
            <w:tcMar>
              <w:top w:w="100" w:type="dxa"/>
              <w:left w:w="100" w:type="dxa"/>
              <w:bottom w:w="100" w:type="dxa"/>
              <w:right w:w="100" w:type="dxa"/>
            </w:tcMar>
          </w:tcPr>
          <w:p w14:paraId="34D5E7DF" w14:textId="77777777" w:rsidR="005E6344" w:rsidRPr="00106A37" w:rsidRDefault="005E6344" w:rsidP="005C7502">
            <w:pPr>
              <w:widowControl w:val="0"/>
              <w:spacing w:line="240" w:lineRule="auto"/>
              <w:rPr>
                <w:rFonts w:eastAsia="Times New Roman"/>
                <w:b/>
                <w:sz w:val="24"/>
              </w:rPr>
            </w:pPr>
            <w:r>
              <w:rPr>
                <w:rFonts w:eastAsia="Times New Roman"/>
                <w:b/>
                <w:sz w:val="24"/>
              </w:rPr>
              <w:t>Non-Functional Requirement</w:t>
            </w:r>
          </w:p>
        </w:tc>
        <w:tc>
          <w:tcPr>
            <w:tcW w:w="6130" w:type="dxa"/>
            <w:tcMar>
              <w:top w:w="100" w:type="dxa"/>
              <w:left w:w="100" w:type="dxa"/>
              <w:bottom w:w="100" w:type="dxa"/>
              <w:right w:w="100" w:type="dxa"/>
            </w:tcMar>
          </w:tcPr>
          <w:p w14:paraId="0D2D242A" w14:textId="77777777" w:rsidR="005E6344" w:rsidRDefault="005E6344" w:rsidP="005E6344">
            <w:pPr>
              <w:widowControl w:val="0"/>
              <w:numPr>
                <w:ilvl w:val="0"/>
                <w:numId w:val="107"/>
              </w:numPr>
              <w:spacing w:after="0" w:line="240" w:lineRule="auto"/>
              <w:contextualSpacing/>
              <w:rPr>
                <w:rFonts w:eastAsia="Times New Roman"/>
                <w:sz w:val="24"/>
              </w:rPr>
            </w:pPr>
            <w:r w:rsidRPr="00F373F4">
              <w:rPr>
                <w:rFonts w:eastAsia="Times New Roman"/>
                <w:b/>
                <w:sz w:val="24"/>
              </w:rPr>
              <w:t>Performance:</w:t>
            </w:r>
            <w:r>
              <w:rPr>
                <w:rFonts w:eastAsia="Times New Roman"/>
                <w:sz w:val="24"/>
              </w:rPr>
              <w:t xml:space="preserve"> Teachers and students schedule should reflect changes.</w:t>
            </w:r>
          </w:p>
        </w:tc>
      </w:tr>
    </w:tbl>
    <w:p w14:paraId="0B9E9B3B" w14:textId="77777777" w:rsidR="005E6344" w:rsidRDefault="005E6344" w:rsidP="005E6344">
      <w:pPr>
        <w:rPr>
          <w:sz w:val="36"/>
          <w:szCs w:val="36"/>
        </w:rPr>
      </w:pPr>
    </w:p>
    <w:p w14:paraId="5EB5D81C" w14:textId="77777777" w:rsidR="005E6344" w:rsidRDefault="005E6344" w:rsidP="005E6344">
      <w:pPr>
        <w:rPr>
          <w:sz w:val="36"/>
          <w:szCs w:val="36"/>
        </w:rPr>
      </w:pPr>
    </w:p>
    <w:p w14:paraId="0130946D" w14:textId="77777777" w:rsidR="005E6344" w:rsidRDefault="005E6344" w:rsidP="005E6344">
      <w:pPr>
        <w:rPr>
          <w:sz w:val="36"/>
          <w:szCs w:val="36"/>
        </w:rPr>
      </w:pPr>
    </w:p>
    <w:p w14:paraId="3FBABC71" w14:textId="77777777" w:rsidR="005E6344" w:rsidRDefault="005E6344" w:rsidP="005E6344">
      <w:pPr>
        <w:rPr>
          <w:b/>
          <w:sz w:val="24"/>
        </w:rPr>
      </w:pPr>
    </w:p>
    <w:p w14:paraId="6831A293" w14:textId="77777777" w:rsidR="00881617" w:rsidRDefault="00881617" w:rsidP="00881617">
      <w:pPr>
        <w:rPr>
          <w:b/>
          <w:sz w:val="24"/>
        </w:rPr>
      </w:pPr>
    </w:p>
    <w:p w14:paraId="361F406B" w14:textId="44EA364B" w:rsidR="00881617" w:rsidRPr="00F13A2F" w:rsidRDefault="00881617" w:rsidP="00881617">
      <w:pPr>
        <w:rPr>
          <w:b/>
          <w:sz w:val="24"/>
        </w:rPr>
      </w:pPr>
      <w:r>
        <w:rPr>
          <w:b/>
          <w:sz w:val="24"/>
        </w:rPr>
        <w:t>TABLE 19. Add Time-Slot</w:t>
      </w:r>
    </w:p>
    <w:p w14:paraId="79DC0048" w14:textId="77777777" w:rsidR="005E6344" w:rsidRDefault="005E6344" w:rsidP="005E6344">
      <w:pPr>
        <w:rPr>
          <w:b/>
          <w:sz w:val="24"/>
        </w:rPr>
      </w:pPr>
    </w:p>
    <w:p w14:paraId="0803CF88" w14:textId="77777777" w:rsidR="005E6344" w:rsidRDefault="005E6344" w:rsidP="005E6344">
      <w:pPr>
        <w:rPr>
          <w:b/>
          <w:sz w:val="24"/>
        </w:rPr>
      </w:pPr>
    </w:p>
    <w:p w14:paraId="153D542C" w14:textId="77777777" w:rsidR="005E6344" w:rsidRDefault="005E6344" w:rsidP="005E6344">
      <w:pPr>
        <w:rPr>
          <w:b/>
          <w:sz w:val="24"/>
        </w:rPr>
      </w:pPr>
    </w:p>
    <w:p w14:paraId="6CD2E590" w14:textId="77777777" w:rsidR="005E6344" w:rsidRDefault="005E6344" w:rsidP="005E6344">
      <w:pPr>
        <w:rPr>
          <w:b/>
          <w:sz w:val="24"/>
        </w:rPr>
      </w:pPr>
    </w:p>
    <w:p w14:paraId="71BDAD63" w14:textId="77777777" w:rsidR="005E6344" w:rsidRDefault="005E6344" w:rsidP="005E6344">
      <w:pPr>
        <w:rPr>
          <w:b/>
          <w:sz w:val="24"/>
        </w:rPr>
      </w:pPr>
    </w:p>
    <w:tbl>
      <w:tblPr>
        <w:tblpPr w:leftFromText="180" w:rightFromText="180" w:vertAnchor="page" w:horzAnchor="margin" w:tblpY="423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30"/>
        <w:gridCol w:w="6130"/>
      </w:tblGrid>
      <w:tr w:rsidR="005E6344" w14:paraId="15499FA7" w14:textId="77777777" w:rsidTr="00881617">
        <w:tc>
          <w:tcPr>
            <w:tcW w:w="3230" w:type="dxa"/>
            <w:tcMar>
              <w:top w:w="100" w:type="dxa"/>
              <w:left w:w="100" w:type="dxa"/>
              <w:bottom w:w="100" w:type="dxa"/>
              <w:right w:w="100" w:type="dxa"/>
            </w:tcMar>
          </w:tcPr>
          <w:p w14:paraId="14B19459" w14:textId="77777777" w:rsidR="005E6344" w:rsidRPr="00106A37" w:rsidRDefault="005E6344" w:rsidP="00881617">
            <w:pPr>
              <w:widowControl w:val="0"/>
              <w:spacing w:line="240" w:lineRule="auto"/>
              <w:rPr>
                <w:b/>
              </w:rPr>
            </w:pPr>
            <w:r w:rsidRPr="00106A37">
              <w:rPr>
                <w:rFonts w:eastAsia="Times New Roman"/>
                <w:b/>
                <w:sz w:val="24"/>
              </w:rPr>
              <w:t>USE CASE NAME</w:t>
            </w:r>
          </w:p>
        </w:tc>
        <w:tc>
          <w:tcPr>
            <w:tcW w:w="6130" w:type="dxa"/>
            <w:tcMar>
              <w:top w:w="100" w:type="dxa"/>
              <w:left w:w="100" w:type="dxa"/>
              <w:bottom w:w="100" w:type="dxa"/>
              <w:right w:w="100" w:type="dxa"/>
            </w:tcMar>
          </w:tcPr>
          <w:p w14:paraId="7B94C4AA" w14:textId="77777777" w:rsidR="005E6344" w:rsidRPr="004237A7" w:rsidRDefault="005E6344" w:rsidP="00881617">
            <w:pPr>
              <w:pStyle w:val="ListParagraph"/>
              <w:widowControl w:val="0"/>
              <w:numPr>
                <w:ilvl w:val="0"/>
                <w:numId w:val="22"/>
              </w:numPr>
              <w:spacing w:line="240" w:lineRule="auto"/>
              <w:rPr>
                <w:b/>
              </w:rPr>
            </w:pPr>
            <w:r>
              <w:rPr>
                <w:rFonts w:ascii="Times New Roman" w:hAnsi="Times New Roman"/>
                <w:b/>
                <w:sz w:val="24"/>
                <w:szCs w:val="24"/>
              </w:rPr>
              <w:t>Add Time-Slot</w:t>
            </w:r>
          </w:p>
        </w:tc>
      </w:tr>
      <w:tr w:rsidR="005E6344" w14:paraId="4457FAAD" w14:textId="77777777" w:rsidTr="00881617">
        <w:tc>
          <w:tcPr>
            <w:tcW w:w="3230" w:type="dxa"/>
            <w:tcMar>
              <w:top w:w="100" w:type="dxa"/>
              <w:left w:w="100" w:type="dxa"/>
              <w:bottom w:w="100" w:type="dxa"/>
              <w:right w:w="100" w:type="dxa"/>
            </w:tcMar>
          </w:tcPr>
          <w:p w14:paraId="447E80BE" w14:textId="77777777" w:rsidR="005E6344" w:rsidRPr="00106A37" w:rsidRDefault="005E6344" w:rsidP="00881617">
            <w:pPr>
              <w:widowControl w:val="0"/>
              <w:spacing w:line="240" w:lineRule="auto"/>
              <w:rPr>
                <w:b/>
              </w:rPr>
            </w:pPr>
            <w:r w:rsidRPr="00106A37">
              <w:rPr>
                <w:rFonts w:eastAsia="Times New Roman"/>
                <w:b/>
                <w:sz w:val="24"/>
              </w:rPr>
              <w:t>Actors</w:t>
            </w:r>
          </w:p>
        </w:tc>
        <w:tc>
          <w:tcPr>
            <w:tcW w:w="6130" w:type="dxa"/>
            <w:tcMar>
              <w:top w:w="100" w:type="dxa"/>
              <w:left w:w="100" w:type="dxa"/>
              <w:bottom w:w="100" w:type="dxa"/>
              <w:right w:w="100" w:type="dxa"/>
            </w:tcMar>
          </w:tcPr>
          <w:p w14:paraId="441DBFE8" w14:textId="77777777" w:rsidR="005E6344" w:rsidRPr="00BB7205" w:rsidRDefault="005E6344" w:rsidP="00881617">
            <w:pPr>
              <w:widowControl w:val="0"/>
              <w:spacing w:line="240" w:lineRule="auto"/>
              <w:rPr>
                <w:sz w:val="24"/>
              </w:rPr>
            </w:pPr>
            <w:r>
              <w:rPr>
                <w:sz w:val="24"/>
              </w:rPr>
              <w:t xml:space="preserve">      Admin</w:t>
            </w:r>
            <w:r w:rsidRPr="00BB7205">
              <w:rPr>
                <w:sz w:val="24"/>
              </w:rPr>
              <w:t xml:space="preserve"> </w:t>
            </w:r>
          </w:p>
        </w:tc>
      </w:tr>
      <w:tr w:rsidR="005E6344" w14:paraId="01A5B2A5" w14:textId="77777777" w:rsidTr="00881617">
        <w:tc>
          <w:tcPr>
            <w:tcW w:w="3230" w:type="dxa"/>
            <w:tcMar>
              <w:top w:w="100" w:type="dxa"/>
              <w:left w:w="100" w:type="dxa"/>
              <w:bottom w:w="100" w:type="dxa"/>
              <w:right w:w="100" w:type="dxa"/>
            </w:tcMar>
          </w:tcPr>
          <w:p w14:paraId="7E389F0D" w14:textId="77777777" w:rsidR="005E6344" w:rsidRPr="00106A37" w:rsidRDefault="005E6344" w:rsidP="00881617">
            <w:pPr>
              <w:widowControl w:val="0"/>
              <w:spacing w:line="240" w:lineRule="auto"/>
              <w:rPr>
                <w:b/>
              </w:rPr>
            </w:pPr>
            <w:r w:rsidRPr="00106A37">
              <w:rPr>
                <w:rFonts w:eastAsia="Times New Roman"/>
                <w:b/>
                <w:sz w:val="24"/>
              </w:rPr>
              <w:t>Pre-Conditions</w:t>
            </w:r>
          </w:p>
        </w:tc>
        <w:tc>
          <w:tcPr>
            <w:tcW w:w="6130" w:type="dxa"/>
            <w:tcMar>
              <w:top w:w="100" w:type="dxa"/>
              <w:left w:w="100" w:type="dxa"/>
              <w:bottom w:w="100" w:type="dxa"/>
              <w:right w:w="100" w:type="dxa"/>
            </w:tcMar>
          </w:tcPr>
          <w:p w14:paraId="5D3ABE9D" w14:textId="77777777" w:rsidR="005E6344" w:rsidRDefault="005E6344" w:rsidP="00881617">
            <w:pPr>
              <w:widowControl w:val="0"/>
              <w:numPr>
                <w:ilvl w:val="0"/>
                <w:numId w:val="111"/>
              </w:numPr>
              <w:spacing w:after="0" w:line="240" w:lineRule="auto"/>
              <w:contextualSpacing/>
              <w:rPr>
                <w:rFonts w:eastAsia="Times New Roman"/>
                <w:sz w:val="24"/>
              </w:rPr>
            </w:pPr>
            <w:r>
              <w:rPr>
                <w:rFonts w:eastAsia="Times New Roman"/>
                <w:sz w:val="24"/>
              </w:rPr>
              <w:t>Admin should have reliable internet connection.</w:t>
            </w:r>
          </w:p>
          <w:p w14:paraId="31AF87D8" w14:textId="77777777" w:rsidR="005E6344" w:rsidRDefault="005E6344" w:rsidP="00881617">
            <w:pPr>
              <w:widowControl w:val="0"/>
              <w:numPr>
                <w:ilvl w:val="0"/>
                <w:numId w:val="111"/>
              </w:numPr>
              <w:spacing w:after="0" w:line="240" w:lineRule="auto"/>
              <w:contextualSpacing/>
              <w:rPr>
                <w:rFonts w:eastAsia="Times New Roman"/>
                <w:sz w:val="24"/>
              </w:rPr>
            </w:pPr>
            <w:r>
              <w:rPr>
                <w:rFonts w:eastAsia="Times New Roman"/>
                <w:sz w:val="24"/>
              </w:rPr>
              <w:t>The database connection is required.</w:t>
            </w:r>
          </w:p>
          <w:p w14:paraId="35FB3825" w14:textId="77777777" w:rsidR="005E6344" w:rsidRPr="006524BE" w:rsidRDefault="005E6344" w:rsidP="00881617">
            <w:pPr>
              <w:widowControl w:val="0"/>
              <w:numPr>
                <w:ilvl w:val="0"/>
                <w:numId w:val="111"/>
              </w:numPr>
              <w:spacing w:after="0" w:line="240" w:lineRule="auto"/>
              <w:contextualSpacing/>
              <w:rPr>
                <w:rFonts w:eastAsia="Times New Roman"/>
                <w:sz w:val="24"/>
              </w:rPr>
            </w:pPr>
            <w:r>
              <w:rPr>
                <w:rFonts w:eastAsia="Times New Roman"/>
                <w:sz w:val="24"/>
              </w:rPr>
              <w:t>Admin is already logged in into the system.</w:t>
            </w:r>
          </w:p>
        </w:tc>
      </w:tr>
      <w:tr w:rsidR="005E6344" w14:paraId="5694C742" w14:textId="77777777" w:rsidTr="00881617">
        <w:tc>
          <w:tcPr>
            <w:tcW w:w="3230" w:type="dxa"/>
            <w:tcMar>
              <w:top w:w="100" w:type="dxa"/>
              <w:left w:w="100" w:type="dxa"/>
              <w:bottom w:w="100" w:type="dxa"/>
              <w:right w:w="100" w:type="dxa"/>
            </w:tcMar>
          </w:tcPr>
          <w:p w14:paraId="4CC31731" w14:textId="77777777" w:rsidR="005E6344" w:rsidRPr="00106A37" w:rsidRDefault="005E6344" w:rsidP="00881617">
            <w:pPr>
              <w:widowControl w:val="0"/>
              <w:spacing w:line="240" w:lineRule="auto"/>
              <w:rPr>
                <w:b/>
              </w:rPr>
            </w:pPr>
            <w:r w:rsidRPr="00106A37">
              <w:rPr>
                <w:rFonts w:eastAsia="Times New Roman"/>
                <w:b/>
                <w:sz w:val="24"/>
              </w:rPr>
              <w:t>Flow of Control</w:t>
            </w:r>
          </w:p>
        </w:tc>
        <w:tc>
          <w:tcPr>
            <w:tcW w:w="6130" w:type="dxa"/>
            <w:tcMar>
              <w:top w:w="100" w:type="dxa"/>
              <w:left w:w="100" w:type="dxa"/>
              <w:bottom w:w="100" w:type="dxa"/>
              <w:right w:w="100" w:type="dxa"/>
            </w:tcMar>
          </w:tcPr>
          <w:p w14:paraId="735D95EE" w14:textId="77777777" w:rsidR="005E6344" w:rsidRDefault="005E6344" w:rsidP="00881617">
            <w:pPr>
              <w:widowControl w:val="0"/>
              <w:numPr>
                <w:ilvl w:val="0"/>
                <w:numId w:val="109"/>
              </w:numPr>
              <w:spacing w:after="0" w:line="240" w:lineRule="auto"/>
              <w:contextualSpacing/>
              <w:rPr>
                <w:rFonts w:eastAsia="Times New Roman"/>
                <w:sz w:val="24"/>
              </w:rPr>
            </w:pPr>
            <w:r>
              <w:rPr>
                <w:rFonts w:eastAsia="Times New Roman"/>
                <w:sz w:val="24"/>
              </w:rPr>
              <w:t>Admin selects the “Add Time-Slot” option from the menu.</w:t>
            </w:r>
          </w:p>
          <w:p w14:paraId="684DBCAD" w14:textId="77777777" w:rsidR="005E6344" w:rsidRPr="00C415EE" w:rsidRDefault="005E6344" w:rsidP="00881617">
            <w:pPr>
              <w:widowControl w:val="0"/>
              <w:numPr>
                <w:ilvl w:val="0"/>
                <w:numId w:val="109"/>
              </w:numPr>
              <w:spacing w:after="0" w:line="240" w:lineRule="auto"/>
              <w:contextualSpacing/>
              <w:rPr>
                <w:rFonts w:eastAsia="Times New Roman"/>
                <w:sz w:val="24"/>
              </w:rPr>
            </w:pPr>
            <w:r>
              <w:rPr>
                <w:rFonts w:eastAsia="Times New Roman"/>
                <w:sz w:val="24"/>
              </w:rPr>
              <w:t>Admin enters the time-range</w:t>
            </w:r>
          </w:p>
          <w:p w14:paraId="094C2460" w14:textId="77777777" w:rsidR="005E6344" w:rsidRPr="00C415EE" w:rsidRDefault="005E6344" w:rsidP="00881617">
            <w:pPr>
              <w:widowControl w:val="0"/>
              <w:numPr>
                <w:ilvl w:val="0"/>
                <w:numId w:val="109"/>
              </w:numPr>
              <w:spacing w:after="0" w:line="240" w:lineRule="auto"/>
              <w:contextualSpacing/>
              <w:rPr>
                <w:rFonts w:eastAsia="Times New Roman"/>
                <w:sz w:val="24"/>
              </w:rPr>
            </w:pPr>
            <w:r>
              <w:rPr>
                <w:rFonts w:eastAsia="Times New Roman"/>
                <w:sz w:val="24"/>
              </w:rPr>
              <w:t>Admin enters the description of the time-range</w:t>
            </w:r>
          </w:p>
          <w:p w14:paraId="491C1D17" w14:textId="77777777" w:rsidR="005E6344" w:rsidRPr="00BB7205" w:rsidRDefault="005E6344" w:rsidP="00881617">
            <w:pPr>
              <w:widowControl w:val="0"/>
              <w:numPr>
                <w:ilvl w:val="0"/>
                <w:numId w:val="109"/>
              </w:numPr>
              <w:spacing w:after="0" w:line="240" w:lineRule="auto"/>
              <w:contextualSpacing/>
              <w:rPr>
                <w:rFonts w:eastAsia="Times New Roman"/>
                <w:sz w:val="24"/>
              </w:rPr>
            </w:pPr>
            <w:r>
              <w:rPr>
                <w:rFonts w:eastAsia="Times New Roman"/>
                <w:sz w:val="24"/>
              </w:rPr>
              <w:t>Admin clicks “Submit” button</w:t>
            </w:r>
          </w:p>
        </w:tc>
      </w:tr>
      <w:tr w:rsidR="005E6344" w14:paraId="61D2DEB3" w14:textId="77777777" w:rsidTr="00881617">
        <w:tc>
          <w:tcPr>
            <w:tcW w:w="3230" w:type="dxa"/>
            <w:tcMar>
              <w:top w:w="100" w:type="dxa"/>
              <w:left w:w="100" w:type="dxa"/>
              <w:bottom w:w="100" w:type="dxa"/>
              <w:right w:w="100" w:type="dxa"/>
            </w:tcMar>
          </w:tcPr>
          <w:p w14:paraId="24AD08E4" w14:textId="77777777" w:rsidR="005E6344" w:rsidRPr="00106A37" w:rsidRDefault="005E6344" w:rsidP="00881617">
            <w:pPr>
              <w:widowControl w:val="0"/>
              <w:spacing w:line="240" w:lineRule="auto"/>
              <w:rPr>
                <w:b/>
              </w:rPr>
            </w:pPr>
            <w:r w:rsidRPr="00106A37">
              <w:rPr>
                <w:rFonts w:eastAsia="Times New Roman"/>
                <w:b/>
                <w:sz w:val="24"/>
              </w:rPr>
              <w:t>Post Conditions</w:t>
            </w:r>
          </w:p>
        </w:tc>
        <w:tc>
          <w:tcPr>
            <w:tcW w:w="6130" w:type="dxa"/>
            <w:tcMar>
              <w:top w:w="100" w:type="dxa"/>
              <w:left w:w="100" w:type="dxa"/>
              <w:bottom w:w="100" w:type="dxa"/>
              <w:right w:w="100" w:type="dxa"/>
            </w:tcMar>
          </w:tcPr>
          <w:p w14:paraId="1D3AEB79" w14:textId="77777777" w:rsidR="005E6344" w:rsidRDefault="005E6344" w:rsidP="00881617">
            <w:pPr>
              <w:widowControl w:val="0"/>
              <w:numPr>
                <w:ilvl w:val="0"/>
                <w:numId w:val="110"/>
              </w:numPr>
              <w:spacing w:after="0" w:line="240" w:lineRule="auto"/>
              <w:contextualSpacing/>
              <w:rPr>
                <w:rFonts w:eastAsia="Times New Roman"/>
                <w:sz w:val="24"/>
              </w:rPr>
            </w:pPr>
            <w:r>
              <w:rPr>
                <w:rFonts w:eastAsia="Times New Roman"/>
                <w:sz w:val="24"/>
              </w:rPr>
              <w:t>Admin successfully added the Time-Slot.</w:t>
            </w:r>
          </w:p>
          <w:p w14:paraId="78682FDC" w14:textId="77777777" w:rsidR="005E6344" w:rsidRDefault="005E6344" w:rsidP="00881617">
            <w:pPr>
              <w:widowControl w:val="0"/>
              <w:numPr>
                <w:ilvl w:val="0"/>
                <w:numId w:val="110"/>
              </w:numPr>
              <w:spacing w:after="0" w:line="240" w:lineRule="auto"/>
              <w:contextualSpacing/>
              <w:rPr>
                <w:rFonts w:eastAsia="Times New Roman"/>
                <w:sz w:val="24"/>
              </w:rPr>
            </w:pPr>
            <w:r>
              <w:rPr>
                <w:rFonts w:eastAsia="Times New Roman"/>
                <w:sz w:val="24"/>
              </w:rPr>
              <w:t>Class allocation table will reflect this change.</w:t>
            </w:r>
          </w:p>
          <w:p w14:paraId="5000FFE2" w14:textId="77777777" w:rsidR="005E6344" w:rsidRDefault="005E6344" w:rsidP="00881617">
            <w:pPr>
              <w:widowControl w:val="0"/>
              <w:numPr>
                <w:ilvl w:val="0"/>
                <w:numId w:val="110"/>
              </w:numPr>
              <w:spacing w:after="0" w:line="240" w:lineRule="auto"/>
              <w:contextualSpacing/>
              <w:rPr>
                <w:rFonts w:eastAsia="Times New Roman"/>
                <w:sz w:val="24"/>
              </w:rPr>
            </w:pPr>
            <w:r>
              <w:rPr>
                <w:rFonts w:eastAsia="Times New Roman"/>
                <w:sz w:val="24"/>
              </w:rPr>
              <w:t>Student schedule will be updated.</w:t>
            </w:r>
          </w:p>
          <w:p w14:paraId="51656FC5" w14:textId="77777777" w:rsidR="005E6344" w:rsidRDefault="005E6344" w:rsidP="00881617">
            <w:pPr>
              <w:widowControl w:val="0"/>
              <w:numPr>
                <w:ilvl w:val="0"/>
                <w:numId w:val="110"/>
              </w:numPr>
              <w:spacing w:after="0" w:line="240" w:lineRule="auto"/>
              <w:contextualSpacing/>
              <w:rPr>
                <w:rFonts w:eastAsia="Times New Roman"/>
                <w:sz w:val="24"/>
              </w:rPr>
            </w:pPr>
            <w:r>
              <w:rPr>
                <w:rFonts w:eastAsia="Times New Roman"/>
                <w:sz w:val="24"/>
              </w:rPr>
              <w:t>Teacher Schedule will be updated.</w:t>
            </w:r>
          </w:p>
          <w:p w14:paraId="3B7DBD45" w14:textId="77777777" w:rsidR="005E6344" w:rsidRPr="00524A30" w:rsidRDefault="005E6344" w:rsidP="00881617">
            <w:pPr>
              <w:widowControl w:val="0"/>
              <w:numPr>
                <w:ilvl w:val="0"/>
                <w:numId w:val="110"/>
              </w:numPr>
              <w:spacing w:after="0" w:line="240" w:lineRule="auto"/>
              <w:contextualSpacing/>
              <w:rPr>
                <w:rFonts w:eastAsia="Times New Roman"/>
                <w:sz w:val="24"/>
              </w:rPr>
            </w:pPr>
            <w:r>
              <w:rPr>
                <w:rFonts w:eastAsia="Times New Roman"/>
                <w:sz w:val="24"/>
              </w:rPr>
              <w:t>Course will be added using this Time-Slot.</w:t>
            </w:r>
          </w:p>
        </w:tc>
      </w:tr>
      <w:tr w:rsidR="005E6344" w14:paraId="6C5D44AA" w14:textId="77777777" w:rsidTr="00881617">
        <w:tc>
          <w:tcPr>
            <w:tcW w:w="3230" w:type="dxa"/>
            <w:tcMar>
              <w:top w:w="100" w:type="dxa"/>
              <w:left w:w="100" w:type="dxa"/>
              <w:bottom w:w="100" w:type="dxa"/>
              <w:right w:w="100" w:type="dxa"/>
            </w:tcMar>
          </w:tcPr>
          <w:p w14:paraId="71B662AC" w14:textId="77777777" w:rsidR="005E6344" w:rsidRPr="00106A37" w:rsidRDefault="005E6344" w:rsidP="00881617">
            <w:pPr>
              <w:widowControl w:val="0"/>
              <w:spacing w:line="240" w:lineRule="auto"/>
              <w:rPr>
                <w:b/>
              </w:rPr>
            </w:pPr>
            <w:r w:rsidRPr="00106A37">
              <w:rPr>
                <w:rFonts w:eastAsia="Times New Roman"/>
                <w:b/>
                <w:sz w:val="24"/>
              </w:rPr>
              <w:t>Error-Conditions</w:t>
            </w:r>
          </w:p>
        </w:tc>
        <w:tc>
          <w:tcPr>
            <w:tcW w:w="6130" w:type="dxa"/>
            <w:tcMar>
              <w:top w:w="100" w:type="dxa"/>
              <w:left w:w="100" w:type="dxa"/>
              <w:bottom w:w="100" w:type="dxa"/>
              <w:right w:w="100" w:type="dxa"/>
            </w:tcMar>
          </w:tcPr>
          <w:p w14:paraId="7CF46507" w14:textId="77777777" w:rsidR="005E6344" w:rsidRDefault="005E6344" w:rsidP="00881617">
            <w:pPr>
              <w:widowControl w:val="0"/>
              <w:numPr>
                <w:ilvl w:val="0"/>
                <w:numId w:val="112"/>
              </w:numPr>
              <w:spacing w:after="0" w:line="240" w:lineRule="auto"/>
              <w:contextualSpacing/>
              <w:rPr>
                <w:rFonts w:eastAsia="Times New Roman"/>
                <w:sz w:val="24"/>
              </w:rPr>
            </w:pPr>
            <w:r>
              <w:rPr>
                <w:rFonts w:eastAsia="Times New Roman"/>
                <w:sz w:val="24"/>
              </w:rPr>
              <w:t>Internet connectivity lost during registration.</w:t>
            </w:r>
          </w:p>
          <w:p w14:paraId="46D4CA2F" w14:textId="77777777" w:rsidR="005E6344" w:rsidRPr="005D1A9C" w:rsidRDefault="005E6344" w:rsidP="00881617">
            <w:pPr>
              <w:widowControl w:val="0"/>
              <w:numPr>
                <w:ilvl w:val="0"/>
                <w:numId w:val="112"/>
              </w:numPr>
              <w:spacing w:after="0" w:line="240" w:lineRule="auto"/>
              <w:contextualSpacing/>
              <w:rPr>
                <w:rFonts w:eastAsia="Times New Roman"/>
                <w:sz w:val="24"/>
              </w:rPr>
            </w:pPr>
            <w:r>
              <w:rPr>
                <w:rFonts w:eastAsia="Times New Roman"/>
                <w:sz w:val="24"/>
              </w:rPr>
              <w:t>System gets disconnected from the database server.</w:t>
            </w:r>
            <w:r w:rsidRPr="005D1A9C">
              <w:rPr>
                <w:rFonts w:eastAsia="Times New Roman"/>
                <w:sz w:val="24"/>
              </w:rPr>
              <w:t xml:space="preserve"> </w:t>
            </w:r>
          </w:p>
        </w:tc>
      </w:tr>
      <w:tr w:rsidR="005E6344" w14:paraId="5B530816" w14:textId="77777777" w:rsidTr="00881617">
        <w:tc>
          <w:tcPr>
            <w:tcW w:w="3230" w:type="dxa"/>
            <w:tcMar>
              <w:top w:w="100" w:type="dxa"/>
              <w:left w:w="100" w:type="dxa"/>
              <w:bottom w:w="100" w:type="dxa"/>
              <w:right w:w="100" w:type="dxa"/>
            </w:tcMar>
          </w:tcPr>
          <w:p w14:paraId="5120148F" w14:textId="77777777" w:rsidR="005E6344" w:rsidRPr="00106A37" w:rsidRDefault="005E6344" w:rsidP="00881617">
            <w:pPr>
              <w:widowControl w:val="0"/>
              <w:spacing w:line="240" w:lineRule="auto"/>
              <w:rPr>
                <w:rFonts w:eastAsia="Times New Roman"/>
                <w:b/>
                <w:sz w:val="24"/>
              </w:rPr>
            </w:pPr>
            <w:r>
              <w:rPr>
                <w:rFonts w:eastAsia="Times New Roman"/>
                <w:b/>
                <w:sz w:val="24"/>
              </w:rPr>
              <w:t>Non-Functional Requirement</w:t>
            </w:r>
          </w:p>
        </w:tc>
        <w:tc>
          <w:tcPr>
            <w:tcW w:w="6130" w:type="dxa"/>
            <w:tcMar>
              <w:top w:w="100" w:type="dxa"/>
              <w:left w:w="100" w:type="dxa"/>
              <w:bottom w:w="100" w:type="dxa"/>
              <w:right w:w="100" w:type="dxa"/>
            </w:tcMar>
          </w:tcPr>
          <w:p w14:paraId="56C193E1" w14:textId="77777777" w:rsidR="005E6344" w:rsidRDefault="005E6344" w:rsidP="00881617">
            <w:pPr>
              <w:widowControl w:val="0"/>
              <w:numPr>
                <w:ilvl w:val="0"/>
                <w:numId w:val="113"/>
              </w:numPr>
              <w:spacing w:after="0" w:line="240" w:lineRule="auto"/>
              <w:contextualSpacing/>
              <w:rPr>
                <w:rFonts w:eastAsia="Times New Roman"/>
                <w:sz w:val="24"/>
              </w:rPr>
            </w:pPr>
            <w:r w:rsidRPr="00F373F4">
              <w:rPr>
                <w:rFonts w:eastAsia="Times New Roman"/>
                <w:b/>
                <w:sz w:val="24"/>
              </w:rPr>
              <w:t>Performance:</w:t>
            </w:r>
            <w:r>
              <w:rPr>
                <w:rFonts w:eastAsia="Times New Roman"/>
                <w:sz w:val="24"/>
              </w:rPr>
              <w:t xml:space="preserve"> Teachers and students schedule should reflect changes.</w:t>
            </w:r>
          </w:p>
        </w:tc>
      </w:tr>
    </w:tbl>
    <w:p w14:paraId="50DA9C72" w14:textId="77777777" w:rsidR="005E6344" w:rsidRDefault="005E6344" w:rsidP="005E6344">
      <w:pPr>
        <w:rPr>
          <w:b/>
          <w:sz w:val="24"/>
        </w:rPr>
      </w:pPr>
    </w:p>
    <w:p w14:paraId="6DB09076" w14:textId="77777777" w:rsidR="005E6344" w:rsidRDefault="005E6344" w:rsidP="005E6344">
      <w:pPr>
        <w:rPr>
          <w:b/>
          <w:sz w:val="24"/>
        </w:rPr>
      </w:pPr>
    </w:p>
    <w:p w14:paraId="29A2F0E9" w14:textId="77777777" w:rsidR="005E6344" w:rsidRDefault="005E6344" w:rsidP="005E6344">
      <w:pPr>
        <w:rPr>
          <w:b/>
          <w:sz w:val="24"/>
        </w:rPr>
      </w:pPr>
    </w:p>
    <w:p w14:paraId="6B00DFCD" w14:textId="77777777" w:rsidR="005E6344" w:rsidRDefault="005E6344" w:rsidP="005E6344">
      <w:pPr>
        <w:rPr>
          <w:b/>
          <w:sz w:val="24"/>
        </w:rPr>
      </w:pPr>
    </w:p>
    <w:p w14:paraId="1B96AE6A" w14:textId="77777777" w:rsidR="005E6344" w:rsidRDefault="005E6344" w:rsidP="005E6344">
      <w:pPr>
        <w:rPr>
          <w:b/>
          <w:sz w:val="24"/>
        </w:rPr>
      </w:pPr>
    </w:p>
    <w:p w14:paraId="7EADE48E" w14:textId="77777777" w:rsidR="005E6344" w:rsidRDefault="005E6344" w:rsidP="005E6344">
      <w:pPr>
        <w:rPr>
          <w:b/>
          <w:sz w:val="24"/>
        </w:rPr>
      </w:pPr>
    </w:p>
    <w:p w14:paraId="22CB5FE7" w14:textId="77777777" w:rsidR="00F46385" w:rsidRDefault="00F46385" w:rsidP="00F46385">
      <w:pPr>
        <w:rPr>
          <w:b/>
          <w:sz w:val="24"/>
        </w:rPr>
      </w:pPr>
      <w:r>
        <w:rPr>
          <w:b/>
          <w:sz w:val="24"/>
        </w:rPr>
        <w:t>TABLE 20. Course Allocation</w:t>
      </w:r>
    </w:p>
    <w:p w14:paraId="702629CC" w14:textId="77777777" w:rsidR="005E6344" w:rsidRDefault="005E6344" w:rsidP="005E6344">
      <w:pPr>
        <w:rPr>
          <w:b/>
          <w:sz w:val="24"/>
        </w:rPr>
      </w:pPr>
    </w:p>
    <w:p w14:paraId="031E6E06" w14:textId="77777777" w:rsidR="005E6344" w:rsidRDefault="005E6344" w:rsidP="005E6344">
      <w:pPr>
        <w:rPr>
          <w:b/>
          <w:sz w:val="24"/>
        </w:rPr>
      </w:pPr>
    </w:p>
    <w:p w14:paraId="416F99D9" w14:textId="77777777" w:rsidR="005E6344" w:rsidRDefault="005E6344" w:rsidP="005E6344">
      <w:pPr>
        <w:rPr>
          <w:b/>
          <w:sz w:val="24"/>
        </w:rPr>
      </w:pPr>
    </w:p>
    <w:p w14:paraId="716DE01D" w14:textId="77777777" w:rsidR="005E6344" w:rsidRDefault="005E6344" w:rsidP="005E6344">
      <w:pPr>
        <w:rPr>
          <w:b/>
          <w:sz w:val="24"/>
        </w:rPr>
      </w:pPr>
    </w:p>
    <w:p w14:paraId="1F3BB7EA" w14:textId="77777777" w:rsidR="005E6344" w:rsidRDefault="005E6344" w:rsidP="005E6344">
      <w:pPr>
        <w:rPr>
          <w:b/>
          <w:sz w:val="24"/>
        </w:rPr>
      </w:pPr>
    </w:p>
    <w:tbl>
      <w:tblPr>
        <w:tblpPr w:leftFromText="180" w:rightFromText="180" w:vertAnchor="page" w:horzAnchor="margin" w:tblpY="445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30"/>
        <w:gridCol w:w="6130"/>
      </w:tblGrid>
      <w:tr w:rsidR="005E6344" w14:paraId="162B0D10" w14:textId="77777777" w:rsidTr="005C7502">
        <w:tc>
          <w:tcPr>
            <w:tcW w:w="3230" w:type="dxa"/>
            <w:tcMar>
              <w:top w:w="100" w:type="dxa"/>
              <w:left w:w="100" w:type="dxa"/>
              <w:bottom w:w="100" w:type="dxa"/>
              <w:right w:w="100" w:type="dxa"/>
            </w:tcMar>
          </w:tcPr>
          <w:p w14:paraId="510B5DC1" w14:textId="77777777" w:rsidR="005E6344" w:rsidRPr="00106A37" w:rsidRDefault="005E6344" w:rsidP="005C7502">
            <w:pPr>
              <w:widowControl w:val="0"/>
              <w:spacing w:line="240" w:lineRule="auto"/>
              <w:rPr>
                <w:b/>
              </w:rPr>
            </w:pPr>
            <w:r w:rsidRPr="00106A37">
              <w:rPr>
                <w:rFonts w:eastAsia="Times New Roman"/>
                <w:b/>
                <w:sz w:val="24"/>
              </w:rPr>
              <w:t>USE CASE NAME</w:t>
            </w:r>
          </w:p>
        </w:tc>
        <w:tc>
          <w:tcPr>
            <w:tcW w:w="6130" w:type="dxa"/>
            <w:tcMar>
              <w:top w:w="100" w:type="dxa"/>
              <w:left w:w="100" w:type="dxa"/>
              <w:bottom w:w="100" w:type="dxa"/>
              <w:right w:w="100" w:type="dxa"/>
            </w:tcMar>
          </w:tcPr>
          <w:p w14:paraId="3C189579" w14:textId="77777777" w:rsidR="005E6344" w:rsidRPr="004237A7" w:rsidRDefault="005E6344" w:rsidP="005E6344">
            <w:pPr>
              <w:pStyle w:val="ListParagraph"/>
              <w:widowControl w:val="0"/>
              <w:numPr>
                <w:ilvl w:val="0"/>
                <w:numId w:val="22"/>
              </w:numPr>
              <w:spacing w:line="240" w:lineRule="auto"/>
              <w:rPr>
                <w:b/>
              </w:rPr>
            </w:pPr>
            <w:r>
              <w:rPr>
                <w:rFonts w:ascii="Times New Roman" w:hAnsi="Times New Roman"/>
                <w:b/>
                <w:sz w:val="24"/>
                <w:szCs w:val="24"/>
              </w:rPr>
              <w:t>Course allocation</w:t>
            </w:r>
          </w:p>
        </w:tc>
      </w:tr>
      <w:tr w:rsidR="005E6344" w14:paraId="0B0E6102" w14:textId="77777777" w:rsidTr="005C7502">
        <w:tc>
          <w:tcPr>
            <w:tcW w:w="3230" w:type="dxa"/>
            <w:tcMar>
              <w:top w:w="100" w:type="dxa"/>
              <w:left w:w="100" w:type="dxa"/>
              <w:bottom w:w="100" w:type="dxa"/>
              <w:right w:w="100" w:type="dxa"/>
            </w:tcMar>
          </w:tcPr>
          <w:p w14:paraId="0CA0EAF1" w14:textId="77777777" w:rsidR="005E6344" w:rsidRPr="00106A37" w:rsidRDefault="005E6344" w:rsidP="005C7502">
            <w:pPr>
              <w:widowControl w:val="0"/>
              <w:tabs>
                <w:tab w:val="right" w:pos="3030"/>
              </w:tabs>
              <w:spacing w:line="240" w:lineRule="auto"/>
              <w:rPr>
                <w:b/>
              </w:rPr>
            </w:pPr>
            <w:r w:rsidRPr="00106A37">
              <w:rPr>
                <w:rFonts w:eastAsia="Times New Roman"/>
                <w:b/>
                <w:sz w:val="24"/>
              </w:rPr>
              <w:t>Actors</w:t>
            </w:r>
            <w:r>
              <w:rPr>
                <w:rFonts w:eastAsia="Times New Roman"/>
                <w:b/>
                <w:sz w:val="24"/>
              </w:rPr>
              <w:tab/>
            </w:r>
          </w:p>
        </w:tc>
        <w:tc>
          <w:tcPr>
            <w:tcW w:w="6130" w:type="dxa"/>
            <w:tcMar>
              <w:top w:w="100" w:type="dxa"/>
              <w:left w:w="100" w:type="dxa"/>
              <w:bottom w:w="100" w:type="dxa"/>
              <w:right w:w="100" w:type="dxa"/>
            </w:tcMar>
          </w:tcPr>
          <w:p w14:paraId="1461E802" w14:textId="77777777" w:rsidR="005E6344" w:rsidRPr="00BB7205" w:rsidRDefault="005E6344" w:rsidP="005C7502">
            <w:pPr>
              <w:widowControl w:val="0"/>
              <w:spacing w:line="240" w:lineRule="auto"/>
              <w:rPr>
                <w:sz w:val="24"/>
              </w:rPr>
            </w:pPr>
            <w:r>
              <w:rPr>
                <w:sz w:val="24"/>
              </w:rPr>
              <w:t xml:space="preserve">      Admin</w:t>
            </w:r>
            <w:r w:rsidRPr="00BB7205">
              <w:rPr>
                <w:sz w:val="24"/>
              </w:rPr>
              <w:t xml:space="preserve"> </w:t>
            </w:r>
          </w:p>
        </w:tc>
      </w:tr>
      <w:tr w:rsidR="005E6344" w14:paraId="7A2B7F53" w14:textId="77777777" w:rsidTr="005C7502">
        <w:tc>
          <w:tcPr>
            <w:tcW w:w="3230" w:type="dxa"/>
            <w:tcMar>
              <w:top w:w="100" w:type="dxa"/>
              <w:left w:w="100" w:type="dxa"/>
              <w:bottom w:w="100" w:type="dxa"/>
              <w:right w:w="100" w:type="dxa"/>
            </w:tcMar>
          </w:tcPr>
          <w:p w14:paraId="41AC39C1" w14:textId="77777777" w:rsidR="005E6344" w:rsidRPr="00106A37" w:rsidRDefault="005E6344" w:rsidP="005C7502">
            <w:pPr>
              <w:widowControl w:val="0"/>
              <w:spacing w:line="240" w:lineRule="auto"/>
              <w:rPr>
                <w:b/>
              </w:rPr>
            </w:pPr>
            <w:r w:rsidRPr="00106A37">
              <w:rPr>
                <w:rFonts w:eastAsia="Times New Roman"/>
                <w:b/>
                <w:sz w:val="24"/>
              </w:rPr>
              <w:t>Pre-Conditions</w:t>
            </w:r>
          </w:p>
        </w:tc>
        <w:tc>
          <w:tcPr>
            <w:tcW w:w="6130" w:type="dxa"/>
            <w:tcMar>
              <w:top w:w="100" w:type="dxa"/>
              <w:left w:w="100" w:type="dxa"/>
              <w:bottom w:w="100" w:type="dxa"/>
              <w:right w:w="100" w:type="dxa"/>
            </w:tcMar>
          </w:tcPr>
          <w:p w14:paraId="07308B84" w14:textId="77777777" w:rsidR="005E6344" w:rsidRDefault="005E6344" w:rsidP="005E6344">
            <w:pPr>
              <w:widowControl w:val="0"/>
              <w:numPr>
                <w:ilvl w:val="0"/>
                <w:numId w:val="90"/>
              </w:numPr>
              <w:spacing w:after="0" w:line="240" w:lineRule="auto"/>
              <w:contextualSpacing/>
              <w:rPr>
                <w:rFonts w:eastAsia="Times New Roman"/>
                <w:sz w:val="24"/>
              </w:rPr>
            </w:pPr>
            <w:r>
              <w:rPr>
                <w:rFonts w:eastAsia="Times New Roman"/>
                <w:sz w:val="24"/>
              </w:rPr>
              <w:t>Admin should have reliable internet connection.</w:t>
            </w:r>
          </w:p>
          <w:p w14:paraId="6C64F7BB" w14:textId="77777777" w:rsidR="005E6344" w:rsidRDefault="005E6344" w:rsidP="005E6344">
            <w:pPr>
              <w:widowControl w:val="0"/>
              <w:numPr>
                <w:ilvl w:val="0"/>
                <w:numId w:val="90"/>
              </w:numPr>
              <w:spacing w:after="0" w:line="240" w:lineRule="auto"/>
              <w:contextualSpacing/>
              <w:rPr>
                <w:rFonts w:eastAsia="Times New Roman"/>
                <w:sz w:val="24"/>
              </w:rPr>
            </w:pPr>
            <w:r>
              <w:rPr>
                <w:rFonts w:eastAsia="Times New Roman"/>
                <w:sz w:val="24"/>
              </w:rPr>
              <w:t>The database connection is required.</w:t>
            </w:r>
          </w:p>
          <w:p w14:paraId="7880A449" w14:textId="77777777" w:rsidR="005E6344" w:rsidRPr="006524BE" w:rsidRDefault="005E6344" w:rsidP="005E6344">
            <w:pPr>
              <w:widowControl w:val="0"/>
              <w:numPr>
                <w:ilvl w:val="0"/>
                <w:numId w:val="90"/>
              </w:numPr>
              <w:spacing w:after="0" w:line="240" w:lineRule="auto"/>
              <w:contextualSpacing/>
              <w:rPr>
                <w:rFonts w:eastAsia="Times New Roman"/>
                <w:sz w:val="24"/>
              </w:rPr>
            </w:pPr>
            <w:r>
              <w:rPr>
                <w:rFonts w:eastAsia="Times New Roman"/>
                <w:sz w:val="24"/>
              </w:rPr>
              <w:t>Admin is already logged in into the system.</w:t>
            </w:r>
          </w:p>
        </w:tc>
      </w:tr>
      <w:tr w:rsidR="005E6344" w14:paraId="0DF625F8" w14:textId="77777777" w:rsidTr="005C7502">
        <w:tc>
          <w:tcPr>
            <w:tcW w:w="3230" w:type="dxa"/>
            <w:tcMar>
              <w:top w:w="100" w:type="dxa"/>
              <w:left w:w="100" w:type="dxa"/>
              <w:bottom w:w="100" w:type="dxa"/>
              <w:right w:w="100" w:type="dxa"/>
            </w:tcMar>
          </w:tcPr>
          <w:p w14:paraId="71C08843" w14:textId="77777777" w:rsidR="005E6344" w:rsidRPr="00106A37" w:rsidRDefault="005E6344" w:rsidP="005C7502">
            <w:pPr>
              <w:widowControl w:val="0"/>
              <w:spacing w:line="240" w:lineRule="auto"/>
              <w:rPr>
                <w:b/>
              </w:rPr>
            </w:pPr>
            <w:r w:rsidRPr="00106A37">
              <w:rPr>
                <w:rFonts w:eastAsia="Times New Roman"/>
                <w:b/>
                <w:sz w:val="24"/>
              </w:rPr>
              <w:t>Flow of Control</w:t>
            </w:r>
          </w:p>
        </w:tc>
        <w:tc>
          <w:tcPr>
            <w:tcW w:w="6130" w:type="dxa"/>
            <w:tcMar>
              <w:top w:w="100" w:type="dxa"/>
              <w:left w:w="100" w:type="dxa"/>
              <w:bottom w:w="100" w:type="dxa"/>
              <w:right w:w="100" w:type="dxa"/>
            </w:tcMar>
          </w:tcPr>
          <w:p w14:paraId="02386EF3" w14:textId="77777777" w:rsidR="005E6344" w:rsidRDefault="005E6344" w:rsidP="005E6344">
            <w:pPr>
              <w:widowControl w:val="0"/>
              <w:numPr>
                <w:ilvl w:val="0"/>
                <w:numId w:val="91"/>
              </w:numPr>
              <w:spacing w:after="0" w:line="240" w:lineRule="auto"/>
              <w:contextualSpacing/>
              <w:rPr>
                <w:rFonts w:eastAsia="Times New Roman"/>
                <w:sz w:val="24"/>
              </w:rPr>
            </w:pPr>
            <w:r>
              <w:rPr>
                <w:rFonts w:eastAsia="Times New Roman"/>
                <w:sz w:val="24"/>
              </w:rPr>
              <w:t>Admin selects the “Manage Course” option from the menu.</w:t>
            </w:r>
          </w:p>
          <w:p w14:paraId="4A051673" w14:textId="77777777" w:rsidR="005E6344" w:rsidRDefault="005E6344" w:rsidP="005E6344">
            <w:pPr>
              <w:widowControl w:val="0"/>
              <w:numPr>
                <w:ilvl w:val="0"/>
                <w:numId w:val="91"/>
              </w:numPr>
              <w:spacing w:after="0" w:line="240" w:lineRule="auto"/>
              <w:contextualSpacing/>
              <w:rPr>
                <w:rFonts w:eastAsia="Times New Roman"/>
                <w:sz w:val="24"/>
              </w:rPr>
            </w:pPr>
            <w:r>
              <w:rPr>
                <w:rFonts w:eastAsia="Times New Roman"/>
                <w:sz w:val="24"/>
              </w:rPr>
              <w:t>Admin selects particular teacher from the list</w:t>
            </w:r>
            <w:r w:rsidRPr="00C415EE">
              <w:rPr>
                <w:rFonts w:eastAsia="Times New Roman"/>
                <w:sz w:val="24"/>
              </w:rPr>
              <w:t>.</w:t>
            </w:r>
          </w:p>
          <w:p w14:paraId="403B2022" w14:textId="77777777" w:rsidR="005E6344" w:rsidRDefault="005E6344" w:rsidP="005E6344">
            <w:pPr>
              <w:widowControl w:val="0"/>
              <w:numPr>
                <w:ilvl w:val="0"/>
                <w:numId w:val="91"/>
              </w:numPr>
              <w:spacing w:after="0" w:line="240" w:lineRule="auto"/>
              <w:contextualSpacing/>
              <w:rPr>
                <w:rFonts w:eastAsia="Times New Roman"/>
                <w:sz w:val="24"/>
              </w:rPr>
            </w:pPr>
            <w:r>
              <w:rPr>
                <w:rFonts w:eastAsia="Times New Roman"/>
                <w:sz w:val="24"/>
              </w:rPr>
              <w:t>Admin assigns courses to that teacher.</w:t>
            </w:r>
          </w:p>
          <w:p w14:paraId="374C877A" w14:textId="77777777" w:rsidR="005E6344" w:rsidRPr="00BB7205" w:rsidRDefault="005E6344" w:rsidP="005E6344">
            <w:pPr>
              <w:widowControl w:val="0"/>
              <w:numPr>
                <w:ilvl w:val="0"/>
                <w:numId w:val="91"/>
              </w:numPr>
              <w:spacing w:after="0" w:line="240" w:lineRule="auto"/>
              <w:contextualSpacing/>
              <w:rPr>
                <w:rFonts w:eastAsia="Times New Roman"/>
                <w:sz w:val="24"/>
              </w:rPr>
            </w:pPr>
            <w:r>
              <w:rPr>
                <w:rFonts w:eastAsia="Times New Roman"/>
                <w:sz w:val="24"/>
              </w:rPr>
              <w:t xml:space="preserve"> Admin clicks “Submit” button</w:t>
            </w:r>
          </w:p>
        </w:tc>
      </w:tr>
      <w:tr w:rsidR="005E6344" w14:paraId="27C9E8C0" w14:textId="77777777" w:rsidTr="005C7502">
        <w:tc>
          <w:tcPr>
            <w:tcW w:w="3230" w:type="dxa"/>
            <w:tcMar>
              <w:top w:w="100" w:type="dxa"/>
              <w:left w:w="100" w:type="dxa"/>
              <w:bottom w:w="100" w:type="dxa"/>
              <w:right w:w="100" w:type="dxa"/>
            </w:tcMar>
          </w:tcPr>
          <w:p w14:paraId="371B5BFC" w14:textId="77777777" w:rsidR="005E6344" w:rsidRPr="00106A37" w:rsidRDefault="005E6344" w:rsidP="005C7502">
            <w:pPr>
              <w:widowControl w:val="0"/>
              <w:spacing w:line="240" w:lineRule="auto"/>
              <w:rPr>
                <w:b/>
              </w:rPr>
            </w:pPr>
            <w:r w:rsidRPr="00106A37">
              <w:rPr>
                <w:rFonts w:eastAsia="Times New Roman"/>
                <w:b/>
                <w:sz w:val="24"/>
              </w:rPr>
              <w:t>Post Conditions</w:t>
            </w:r>
          </w:p>
        </w:tc>
        <w:tc>
          <w:tcPr>
            <w:tcW w:w="6130" w:type="dxa"/>
            <w:tcMar>
              <w:top w:w="100" w:type="dxa"/>
              <w:left w:w="100" w:type="dxa"/>
              <w:bottom w:w="100" w:type="dxa"/>
              <w:right w:w="100" w:type="dxa"/>
            </w:tcMar>
          </w:tcPr>
          <w:p w14:paraId="2FA49190" w14:textId="77777777" w:rsidR="005E6344" w:rsidRDefault="005E6344" w:rsidP="005E6344">
            <w:pPr>
              <w:widowControl w:val="0"/>
              <w:numPr>
                <w:ilvl w:val="0"/>
                <w:numId w:val="92"/>
              </w:numPr>
              <w:spacing w:after="0" w:line="240" w:lineRule="auto"/>
              <w:contextualSpacing/>
              <w:rPr>
                <w:rFonts w:eastAsia="Times New Roman"/>
                <w:sz w:val="24"/>
              </w:rPr>
            </w:pPr>
            <w:r>
              <w:rPr>
                <w:rFonts w:eastAsia="Times New Roman"/>
                <w:sz w:val="24"/>
              </w:rPr>
              <w:t>Admin successfully added courses to that teacher.</w:t>
            </w:r>
          </w:p>
          <w:p w14:paraId="577111EF" w14:textId="77777777" w:rsidR="005E6344" w:rsidRPr="0032768A" w:rsidRDefault="005E6344" w:rsidP="005E6344">
            <w:pPr>
              <w:widowControl w:val="0"/>
              <w:numPr>
                <w:ilvl w:val="0"/>
                <w:numId w:val="92"/>
              </w:numPr>
              <w:spacing w:after="0" w:line="240" w:lineRule="auto"/>
              <w:contextualSpacing/>
              <w:rPr>
                <w:rFonts w:eastAsia="Times New Roman"/>
                <w:sz w:val="24"/>
              </w:rPr>
            </w:pPr>
            <w:r>
              <w:rPr>
                <w:rFonts w:eastAsia="Times New Roman"/>
                <w:sz w:val="24"/>
              </w:rPr>
              <w:t>Teacher gets notify and profile will be updated.</w:t>
            </w:r>
          </w:p>
        </w:tc>
      </w:tr>
      <w:tr w:rsidR="005E6344" w14:paraId="7362969D" w14:textId="77777777" w:rsidTr="005C7502">
        <w:tc>
          <w:tcPr>
            <w:tcW w:w="3230" w:type="dxa"/>
            <w:tcMar>
              <w:top w:w="100" w:type="dxa"/>
              <w:left w:w="100" w:type="dxa"/>
              <w:bottom w:w="100" w:type="dxa"/>
              <w:right w:w="100" w:type="dxa"/>
            </w:tcMar>
          </w:tcPr>
          <w:p w14:paraId="07F2C8F2" w14:textId="77777777" w:rsidR="005E6344" w:rsidRPr="00106A37" w:rsidRDefault="005E6344" w:rsidP="005C7502">
            <w:pPr>
              <w:widowControl w:val="0"/>
              <w:spacing w:line="240" w:lineRule="auto"/>
              <w:rPr>
                <w:b/>
              </w:rPr>
            </w:pPr>
            <w:r w:rsidRPr="00106A37">
              <w:rPr>
                <w:rFonts w:eastAsia="Times New Roman"/>
                <w:b/>
                <w:sz w:val="24"/>
              </w:rPr>
              <w:t>Error-Conditions</w:t>
            </w:r>
          </w:p>
        </w:tc>
        <w:tc>
          <w:tcPr>
            <w:tcW w:w="6130" w:type="dxa"/>
            <w:tcMar>
              <w:top w:w="100" w:type="dxa"/>
              <w:left w:w="100" w:type="dxa"/>
              <w:bottom w:w="100" w:type="dxa"/>
              <w:right w:w="100" w:type="dxa"/>
            </w:tcMar>
          </w:tcPr>
          <w:p w14:paraId="0813B26D" w14:textId="77777777" w:rsidR="005E6344" w:rsidRDefault="005E6344" w:rsidP="005E6344">
            <w:pPr>
              <w:widowControl w:val="0"/>
              <w:numPr>
                <w:ilvl w:val="0"/>
                <w:numId w:val="93"/>
              </w:numPr>
              <w:spacing w:after="0" w:line="240" w:lineRule="auto"/>
              <w:contextualSpacing/>
              <w:rPr>
                <w:rFonts w:eastAsia="Times New Roman"/>
                <w:sz w:val="24"/>
              </w:rPr>
            </w:pPr>
            <w:r>
              <w:rPr>
                <w:rFonts w:eastAsia="Times New Roman"/>
                <w:sz w:val="24"/>
              </w:rPr>
              <w:t>Internet connectivity lost during registration.</w:t>
            </w:r>
          </w:p>
          <w:p w14:paraId="76B0B026" w14:textId="77777777" w:rsidR="005E6344" w:rsidRPr="005D1A9C" w:rsidRDefault="005E6344" w:rsidP="005E6344">
            <w:pPr>
              <w:widowControl w:val="0"/>
              <w:numPr>
                <w:ilvl w:val="0"/>
                <w:numId w:val="93"/>
              </w:numPr>
              <w:spacing w:after="0" w:line="240" w:lineRule="auto"/>
              <w:contextualSpacing/>
              <w:rPr>
                <w:rFonts w:eastAsia="Times New Roman"/>
                <w:sz w:val="24"/>
              </w:rPr>
            </w:pPr>
            <w:r>
              <w:rPr>
                <w:rFonts w:eastAsia="Times New Roman"/>
                <w:sz w:val="24"/>
              </w:rPr>
              <w:t>System gets disconnected from the database server.</w:t>
            </w:r>
            <w:r w:rsidRPr="005D1A9C">
              <w:rPr>
                <w:rFonts w:eastAsia="Times New Roman"/>
                <w:sz w:val="24"/>
              </w:rPr>
              <w:t xml:space="preserve"> </w:t>
            </w:r>
          </w:p>
        </w:tc>
      </w:tr>
      <w:tr w:rsidR="005E6344" w14:paraId="3E4BA095" w14:textId="77777777" w:rsidTr="005C7502">
        <w:tc>
          <w:tcPr>
            <w:tcW w:w="3230" w:type="dxa"/>
            <w:tcMar>
              <w:top w:w="100" w:type="dxa"/>
              <w:left w:w="100" w:type="dxa"/>
              <w:bottom w:w="100" w:type="dxa"/>
              <w:right w:w="100" w:type="dxa"/>
            </w:tcMar>
          </w:tcPr>
          <w:p w14:paraId="28390C22" w14:textId="77777777" w:rsidR="005E6344" w:rsidRPr="00106A37" w:rsidRDefault="005E6344" w:rsidP="005C7502">
            <w:pPr>
              <w:widowControl w:val="0"/>
              <w:spacing w:line="240" w:lineRule="auto"/>
              <w:rPr>
                <w:rFonts w:eastAsia="Times New Roman"/>
                <w:b/>
                <w:sz w:val="24"/>
              </w:rPr>
            </w:pPr>
            <w:r>
              <w:rPr>
                <w:rFonts w:eastAsia="Times New Roman"/>
                <w:b/>
                <w:sz w:val="24"/>
              </w:rPr>
              <w:t>Non-Functional Requirement</w:t>
            </w:r>
          </w:p>
        </w:tc>
        <w:tc>
          <w:tcPr>
            <w:tcW w:w="6130" w:type="dxa"/>
            <w:tcMar>
              <w:top w:w="100" w:type="dxa"/>
              <w:left w:w="100" w:type="dxa"/>
              <w:bottom w:w="100" w:type="dxa"/>
              <w:right w:w="100" w:type="dxa"/>
            </w:tcMar>
          </w:tcPr>
          <w:p w14:paraId="2F933B03" w14:textId="77777777" w:rsidR="005E6344" w:rsidRDefault="005E6344" w:rsidP="005E6344">
            <w:pPr>
              <w:widowControl w:val="0"/>
              <w:numPr>
                <w:ilvl w:val="0"/>
                <w:numId w:val="108"/>
              </w:numPr>
              <w:spacing w:after="0" w:line="240" w:lineRule="auto"/>
              <w:contextualSpacing/>
              <w:rPr>
                <w:rFonts w:eastAsia="Times New Roman"/>
                <w:sz w:val="24"/>
              </w:rPr>
            </w:pPr>
            <w:r w:rsidRPr="00F373F4">
              <w:rPr>
                <w:rFonts w:eastAsia="Times New Roman"/>
                <w:b/>
                <w:sz w:val="24"/>
              </w:rPr>
              <w:t>Reliability:</w:t>
            </w:r>
            <w:r>
              <w:rPr>
                <w:rFonts w:eastAsia="Times New Roman"/>
                <w:sz w:val="24"/>
              </w:rPr>
              <w:t xml:space="preserve"> Teachers’ profiles should be updated after course allocated to them.</w:t>
            </w:r>
          </w:p>
        </w:tc>
      </w:tr>
    </w:tbl>
    <w:p w14:paraId="4B36D6A6" w14:textId="77777777" w:rsidR="005E6344" w:rsidRPr="00D34918" w:rsidRDefault="005E6344" w:rsidP="005E6344">
      <w:pPr>
        <w:rPr>
          <w:b/>
          <w:sz w:val="24"/>
        </w:rPr>
      </w:pPr>
    </w:p>
    <w:p w14:paraId="0829FECB" w14:textId="5F394432" w:rsidR="004E706C" w:rsidRDefault="004E706C" w:rsidP="00F31DB4">
      <w:pPr>
        <w:spacing w:after="0" w:line="480" w:lineRule="auto"/>
        <w:rPr>
          <w:sz w:val="24"/>
        </w:rPr>
      </w:pPr>
    </w:p>
    <w:p w14:paraId="082746F9" w14:textId="77777777" w:rsidR="000B120D" w:rsidRDefault="000B120D" w:rsidP="000B120D">
      <w:pPr>
        <w:spacing w:after="0" w:line="480" w:lineRule="auto"/>
        <w:jc w:val="center"/>
        <w:rPr>
          <w:b/>
          <w:sz w:val="24"/>
        </w:rPr>
      </w:pPr>
    </w:p>
    <w:p w14:paraId="58137E11" w14:textId="77777777" w:rsidR="000B120D" w:rsidRDefault="000B120D" w:rsidP="000B120D">
      <w:pPr>
        <w:spacing w:after="0" w:line="480" w:lineRule="auto"/>
        <w:jc w:val="center"/>
        <w:rPr>
          <w:b/>
          <w:sz w:val="24"/>
        </w:rPr>
      </w:pPr>
    </w:p>
    <w:p w14:paraId="03F47857" w14:textId="77777777" w:rsidR="000B120D" w:rsidRDefault="000B120D" w:rsidP="000B120D">
      <w:pPr>
        <w:spacing w:after="0" w:line="480" w:lineRule="auto"/>
        <w:jc w:val="center"/>
        <w:rPr>
          <w:b/>
          <w:sz w:val="24"/>
        </w:rPr>
      </w:pPr>
    </w:p>
    <w:p w14:paraId="25905221" w14:textId="77777777" w:rsidR="000B120D" w:rsidRDefault="000B120D" w:rsidP="000B120D">
      <w:pPr>
        <w:spacing w:after="0" w:line="480" w:lineRule="auto"/>
        <w:jc w:val="center"/>
        <w:rPr>
          <w:b/>
          <w:sz w:val="24"/>
        </w:rPr>
      </w:pPr>
    </w:p>
    <w:p w14:paraId="761428CA" w14:textId="77777777" w:rsidR="000B120D" w:rsidRDefault="000B120D" w:rsidP="000B120D">
      <w:pPr>
        <w:spacing w:after="0" w:line="480" w:lineRule="auto"/>
        <w:jc w:val="center"/>
        <w:rPr>
          <w:b/>
          <w:sz w:val="24"/>
        </w:rPr>
      </w:pPr>
    </w:p>
    <w:p w14:paraId="0431A0AD" w14:textId="77777777" w:rsidR="000B120D" w:rsidRDefault="000B120D" w:rsidP="000B120D">
      <w:pPr>
        <w:spacing w:after="0" w:line="480" w:lineRule="auto"/>
        <w:jc w:val="center"/>
        <w:rPr>
          <w:b/>
          <w:sz w:val="24"/>
        </w:rPr>
      </w:pPr>
    </w:p>
    <w:p w14:paraId="00D7F124" w14:textId="77777777" w:rsidR="000B120D" w:rsidRDefault="000B120D" w:rsidP="000B120D">
      <w:pPr>
        <w:spacing w:after="0" w:line="480" w:lineRule="auto"/>
        <w:jc w:val="center"/>
        <w:rPr>
          <w:b/>
          <w:sz w:val="24"/>
        </w:rPr>
      </w:pPr>
    </w:p>
    <w:p w14:paraId="7011706C" w14:textId="77777777" w:rsidR="000B120D" w:rsidRDefault="000B120D" w:rsidP="000B120D">
      <w:pPr>
        <w:spacing w:after="0" w:line="480" w:lineRule="auto"/>
        <w:jc w:val="center"/>
        <w:rPr>
          <w:b/>
          <w:sz w:val="24"/>
        </w:rPr>
      </w:pPr>
    </w:p>
    <w:p w14:paraId="278BE2AA" w14:textId="77777777" w:rsidR="000B120D" w:rsidRDefault="000B120D" w:rsidP="000B120D">
      <w:pPr>
        <w:spacing w:after="0" w:line="480" w:lineRule="auto"/>
        <w:jc w:val="center"/>
        <w:rPr>
          <w:b/>
          <w:sz w:val="24"/>
        </w:rPr>
      </w:pPr>
    </w:p>
    <w:p w14:paraId="2EF826AB" w14:textId="77777777" w:rsidR="000B120D" w:rsidRDefault="000B120D" w:rsidP="000B120D">
      <w:pPr>
        <w:spacing w:after="0" w:line="480" w:lineRule="auto"/>
        <w:jc w:val="center"/>
        <w:rPr>
          <w:b/>
          <w:sz w:val="24"/>
        </w:rPr>
      </w:pPr>
    </w:p>
    <w:p w14:paraId="5DEF0395" w14:textId="77777777" w:rsidR="000B120D" w:rsidRDefault="000B120D" w:rsidP="000B120D">
      <w:pPr>
        <w:spacing w:after="0" w:line="480" w:lineRule="auto"/>
        <w:jc w:val="center"/>
        <w:rPr>
          <w:b/>
          <w:sz w:val="24"/>
        </w:rPr>
      </w:pPr>
    </w:p>
    <w:p w14:paraId="32FA10F3" w14:textId="0EA152B8" w:rsidR="00FD0CE0" w:rsidRPr="000B120D" w:rsidRDefault="000B120D" w:rsidP="000B120D">
      <w:pPr>
        <w:spacing w:after="0" w:line="480" w:lineRule="auto"/>
        <w:jc w:val="center"/>
        <w:rPr>
          <w:b/>
          <w:sz w:val="24"/>
        </w:rPr>
      </w:pPr>
      <w:r>
        <w:rPr>
          <w:b/>
          <w:sz w:val="24"/>
        </w:rPr>
        <w:t>REFRENCES</w:t>
      </w:r>
    </w:p>
    <w:p w14:paraId="3A3BCF90" w14:textId="14FE0710" w:rsidR="00FD0CE0" w:rsidRDefault="00FD0CE0" w:rsidP="00F31DB4">
      <w:pPr>
        <w:spacing w:after="0" w:line="480" w:lineRule="auto"/>
        <w:rPr>
          <w:sz w:val="24"/>
        </w:rPr>
      </w:pPr>
    </w:p>
    <w:p w14:paraId="70619E11" w14:textId="2DFCEC1F" w:rsidR="00FD0CE0" w:rsidRDefault="00FD0CE0" w:rsidP="00F31DB4">
      <w:pPr>
        <w:spacing w:after="0" w:line="480" w:lineRule="auto"/>
        <w:rPr>
          <w:sz w:val="24"/>
        </w:rPr>
      </w:pPr>
    </w:p>
    <w:p w14:paraId="5AFB32B5" w14:textId="66E2A023" w:rsidR="00FD0CE0" w:rsidRDefault="00FD0CE0" w:rsidP="00F31DB4">
      <w:pPr>
        <w:spacing w:after="0" w:line="480" w:lineRule="auto"/>
        <w:rPr>
          <w:sz w:val="24"/>
        </w:rPr>
      </w:pPr>
    </w:p>
    <w:p w14:paraId="1F265E05" w14:textId="51B035A6" w:rsidR="00FD0CE0" w:rsidRDefault="00FD0CE0" w:rsidP="00F31DB4">
      <w:pPr>
        <w:spacing w:after="0" w:line="480" w:lineRule="auto"/>
        <w:rPr>
          <w:sz w:val="24"/>
        </w:rPr>
      </w:pPr>
    </w:p>
    <w:p w14:paraId="70070FF9" w14:textId="6AA2B57F" w:rsidR="00FD0CE0" w:rsidRDefault="00FD0CE0" w:rsidP="00F31DB4">
      <w:pPr>
        <w:spacing w:after="0" w:line="480" w:lineRule="auto"/>
        <w:rPr>
          <w:sz w:val="24"/>
        </w:rPr>
      </w:pPr>
    </w:p>
    <w:p w14:paraId="7F19AAC4" w14:textId="4C409AD5" w:rsidR="00FD0CE0" w:rsidRDefault="00FD0CE0" w:rsidP="00F31DB4">
      <w:pPr>
        <w:spacing w:after="0" w:line="480" w:lineRule="auto"/>
        <w:rPr>
          <w:sz w:val="24"/>
        </w:rPr>
      </w:pPr>
    </w:p>
    <w:p w14:paraId="6580C0F5" w14:textId="11476219" w:rsidR="00FD0CE0" w:rsidRDefault="00FD0CE0" w:rsidP="00F31DB4">
      <w:pPr>
        <w:spacing w:after="0" w:line="480" w:lineRule="auto"/>
        <w:rPr>
          <w:sz w:val="24"/>
        </w:rPr>
      </w:pPr>
    </w:p>
    <w:p w14:paraId="7A8B1758" w14:textId="1080A7A9" w:rsidR="00FD0CE0" w:rsidRDefault="00FD0CE0" w:rsidP="00F31DB4">
      <w:pPr>
        <w:spacing w:after="0" w:line="480" w:lineRule="auto"/>
        <w:rPr>
          <w:sz w:val="24"/>
        </w:rPr>
      </w:pPr>
    </w:p>
    <w:p w14:paraId="32ACB086" w14:textId="32FD0D7D" w:rsidR="00FD0CE0" w:rsidRDefault="00FD0CE0" w:rsidP="00F31DB4">
      <w:pPr>
        <w:spacing w:after="0" w:line="480" w:lineRule="auto"/>
        <w:rPr>
          <w:sz w:val="24"/>
        </w:rPr>
      </w:pPr>
    </w:p>
    <w:p w14:paraId="30FB500C" w14:textId="2B53F11C" w:rsidR="00FD0CE0" w:rsidRDefault="00FD0CE0" w:rsidP="00F31DB4">
      <w:pPr>
        <w:spacing w:after="0" w:line="480" w:lineRule="auto"/>
        <w:rPr>
          <w:sz w:val="24"/>
        </w:rPr>
      </w:pPr>
    </w:p>
    <w:p w14:paraId="734DDCC1" w14:textId="307EC784" w:rsidR="004E706C" w:rsidRDefault="004E706C" w:rsidP="000B120D">
      <w:pPr>
        <w:spacing w:after="0" w:line="480" w:lineRule="auto"/>
        <w:rPr>
          <w:b/>
          <w:sz w:val="24"/>
        </w:rPr>
      </w:pPr>
    </w:p>
    <w:p w14:paraId="2719B1C1" w14:textId="6D47AB48" w:rsidR="003D5CC6" w:rsidRPr="003D5CC6" w:rsidRDefault="003D5CC6" w:rsidP="003D5CC6">
      <w:pPr>
        <w:spacing w:after="0" w:line="480" w:lineRule="auto"/>
        <w:ind w:left="720" w:hanging="720"/>
        <w:jc w:val="center"/>
        <w:rPr>
          <w:b/>
          <w:sz w:val="24"/>
        </w:rPr>
      </w:pPr>
      <w:r>
        <w:rPr>
          <w:b/>
          <w:sz w:val="24"/>
        </w:rPr>
        <w:lastRenderedPageBreak/>
        <w:t>REFERENCES</w:t>
      </w:r>
    </w:p>
    <w:p w14:paraId="5C49478C" w14:textId="3A527BCD" w:rsidR="004D1931" w:rsidRDefault="004D1931" w:rsidP="003D5CC6">
      <w:pPr>
        <w:spacing w:after="0" w:line="480" w:lineRule="auto"/>
        <w:ind w:left="720" w:hanging="720"/>
        <w:rPr>
          <w:sz w:val="24"/>
        </w:rPr>
      </w:pPr>
      <w:r>
        <w:rPr>
          <w:sz w:val="24"/>
        </w:rPr>
        <w:t xml:space="preserve">1. W3Schools, “HTML5 Tutorial,” 2016; </w:t>
      </w:r>
      <w:r w:rsidRPr="001B2492">
        <w:rPr>
          <w:sz w:val="24"/>
        </w:rPr>
        <w:t>http://www.w3schools.com/html/</w:t>
      </w:r>
      <w:r>
        <w:rPr>
          <w:sz w:val="24"/>
        </w:rPr>
        <w:t>.</w:t>
      </w:r>
      <w:bookmarkStart w:id="2" w:name="_GoBack"/>
      <w:bookmarkEnd w:id="2"/>
    </w:p>
    <w:p w14:paraId="024AABFE" w14:textId="77777777" w:rsidR="004D1931" w:rsidRDefault="004D1931" w:rsidP="004D1931">
      <w:pPr>
        <w:spacing w:after="0" w:line="240" w:lineRule="auto"/>
        <w:ind w:left="720" w:hanging="720"/>
        <w:rPr>
          <w:sz w:val="24"/>
        </w:rPr>
      </w:pPr>
      <w:r>
        <w:rPr>
          <w:sz w:val="24"/>
        </w:rPr>
        <w:t xml:space="preserve">2. W3schools, “CSS Tutorial,” 2016; </w:t>
      </w:r>
      <w:r w:rsidRPr="000118AA">
        <w:rPr>
          <w:sz w:val="24"/>
        </w:rPr>
        <w:t>http://www.w3schools.com/css/default.asp</w:t>
      </w:r>
      <w:r>
        <w:rPr>
          <w:sz w:val="24"/>
        </w:rPr>
        <w:t>.</w:t>
      </w:r>
    </w:p>
    <w:p w14:paraId="05B4D27E" w14:textId="77777777" w:rsidR="004D1931" w:rsidRDefault="004D1931" w:rsidP="004D1931">
      <w:pPr>
        <w:spacing w:after="0" w:line="240" w:lineRule="auto"/>
        <w:ind w:left="720" w:hanging="720"/>
        <w:rPr>
          <w:sz w:val="24"/>
        </w:rPr>
      </w:pPr>
    </w:p>
    <w:p w14:paraId="04FBED7E" w14:textId="77777777" w:rsidR="004D1931" w:rsidRDefault="004D1931" w:rsidP="004D1931">
      <w:pPr>
        <w:spacing w:after="0" w:line="240" w:lineRule="auto"/>
        <w:rPr>
          <w:sz w:val="24"/>
        </w:rPr>
      </w:pPr>
      <w:r>
        <w:rPr>
          <w:sz w:val="24"/>
        </w:rPr>
        <w:t xml:space="preserve">3. W3schools, “JavaScript Tutorial,” 2016; </w:t>
      </w:r>
      <w:r w:rsidRPr="00810165">
        <w:rPr>
          <w:sz w:val="24"/>
        </w:rPr>
        <w:t>http://www.w3schools.com/js/default.asp</w:t>
      </w:r>
      <w:r>
        <w:rPr>
          <w:sz w:val="24"/>
        </w:rPr>
        <w:t>.</w:t>
      </w:r>
    </w:p>
    <w:p w14:paraId="4FD2AA58" w14:textId="77777777" w:rsidR="004D1931" w:rsidRDefault="004D1931" w:rsidP="004D1931">
      <w:pPr>
        <w:spacing w:after="0" w:line="240" w:lineRule="auto"/>
        <w:ind w:left="720" w:hanging="720"/>
        <w:rPr>
          <w:sz w:val="24"/>
        </w:rPr>
      </w:pPr>
    </w:p>
    <w:p w14:paraId="5FDDC9A9" w14:textId="08E15AB5" w:rsidR="004D1931" w:rsidRDefault="004D1931" w:rsidP="004D1931">
      <w:pPr>
        <w:spacing w:after="0" w:line="240" w:lineRule="auto"/>
        <w:ind w:left="720" w:hanging="720"/>
        <w:rPr>
          <w:sz w:val="24"/>
        </w:rPr>
      </w:pPr>
      <w:r>
        <w:rPr>
          <w:sz w:val="24"/>
        </w:rPr>
        <w:t xml:space="preserve">4. W3schools, “JQuery Tutorial,” 2016; </w:t>
      </w:r>
      <w:r w:rsidRPr="00261BD4">
        <w:rPr>
          <w:sz w:val="24"/>
        </w:rPr>
        <w:t>http://www.w3schools.com/jquery/default.asp</w:t>
      </w:r>
      <w:r>
        <w:rPr>
          <w:sz w:val="24"/>
        </w:rPr>
        <w:t>.</w:t>
      </w:r>
    </w:p>
    <w:p w14:paraId="5A8E4D95" w14:textId="77777777" w:rsidR="004D1931" w:rsidRDefault="004D1931" w:rsidP="004D1931">
      <w:pPr>
        <w:spacing w:after="0" w:line="240" w:lineRule="auto"/>
        <w:ind w:left="720" w:hanging="720"/>
        <w:rPr>
          <w:sz w:val="24"/>
        </w:rPr>
      </w:pPr>
    </w:p>
    <w:p w14:paraId="20432A44" w14:textId="02DE4ABE" w:rsidR="004D1931" w:rsidRDefault="004D1931" w:rsidP="004D1931">
      <w:pPr>
        <w:spacing w:after="0" w:line="240" w:lineRule="auto"/>
        <w:ind w:left="720" w:hanging="720"/>
        <w:rPr>
          <w:sz w:val="24"/>
        </w:rPr>
      </w:pPr>
      <w:r>
        <w:rPr>
          <w:sz w:val="24"/>
        </w:rPr>
        <w:t xml:space="preserve">5. W3schools, “Bootstrap Tutorial,” 2016; </w:t>
      </w:r>
      <w:r w:rsidRPr="00261BD4">
        <w:rPr>
          <w:sz w:val="24"/>
        </w:rPr>
        <w:t>http://www.w3schools.com/bootstrap/default.asp</w:t>
      </w:r>
      <w:r>
        <w:rPr>
          <w:sz w:val="24"/>
        </w:rPr>
        <w:t>.</w:t>
      </w:r>
    </w:p>
    <w:p w14:paraId="4BB94413" w14:textId="77777777" w:rsidR="004D1931" w:rsidRDefault="004D1931" w:rsidP="004D1931">
      <w:pPr>
        <w:spacing w:after="0" w:line="240" w:lineRule="auto"/>
        <w:ind w:left="720" w:hanging="720"/>
        <w:rPr>
          <w:sz w:val="24"/>
        </w:rPr>
      </w:pPr>
    </w:p>
    <w:p w14:paraId="1D7570C9" w14:textId="04C694D0" w:rsidR="004D1931" w:rsidRDefault="004D1931" w:rsidP="004D1931">
      <w:pPr>
        <w:spacing w:after="0" w:line="240" w:lineRule="auto"/>
        <w:ind w:left="720" w:hanging="720"/>
        <w:rPr>
          <w:sz w:val="24"/>
        </w:rPr>
      </w:pPr>
      <w:r>
        <w:rPr>
          <w:sz w:val="24"/>
        </w:rPr>
        <w:t xml:space="preserve">6. Source Making, “Design Patterns,” 2016; </w:t>
      </w:r>
      <w:r w:rsidRPr="00261BD4">
        <w:rPr>
          <w:sz w:val="24"/>
        </w:rPr>
        <w:t>https://sourcemaking.com/design_patterns</w:t>
      </w:r>
      <w:r>
        <w:rPr>
          <w:sz w:val="24"/>
        </w:rPr>
        <w:t>.</w:t>
      </w:r>
    </w:p>
    <w:p w14:paraId="3D74875E" w14:textId="77777777" w:rsidR="004D1931" w:rsidRDefault="004D1931" w:rsidP="004D1931">
      <w:pPr>
        <w:spacing w:after="0" w:line="240" w:lineRule="auto"/>
        <w:rPr>
          <w:sz w:val="24"/>
        </w:rPr>
      </w:pPr>
    </w:p>
    <w:p w14:paraId="3A79EB67" w14:textId="0DB1F8AC" w:rsidR="004D1931" w:rsidRDefault="004D1931" w:rsidP="004D1931">
      <w:pPr>
        <w:spacing w:after="0" w:line="240" w:lineRule="auto"/>
        <w:ind w:left="720" w:hanging="720"/>
        <w:rPr>
          <w:sz w:val="24"/>
        </w:rPr>
      </w:pPr>
      <w:r>
        <w:rPr>
          <w:sz w:val="24"/>
        </w:rPr>
        <w:t xml:space="preserve">7. </w:t>
      </w:r>
      <w:r w:rsidRPr="002E1720">
        <w:rPr>
          <w:sz w:val="24"/>
        </w:rPr>
        <w:t xml:space="preserve">Segue Technologies, “Desktop vs. Web Applications: A Deeper Look and Comparison,” 2016; </w:t>
      </w:r>
      <w:r w:rsidRPr="00261BD4">
        <w:rPr>
          <w:sz w:val="24"/>
        </w:rPr>
        <w:t>http://www.seguetech.com/desktop-vs-web-applications-a-deeper-look-and            -comparison/</w:t>
      </w:r>
      <w:r w:rsidRPr="002E1720">
        <w:rPr>
          <w:sz w:val="24"/>
        </w:rPr>
        <w:t>.</w:t>
      </w:r>
    </w:p>
    <w:p w14:paraId="7248A87B" w14:textId="77777777" w:rsidR="004D1931" w:rsidRDefault="004D1931" w:rsidP="004D1931">
      <w:pPr>
        <w:spacing w:after="0" w:line="240" w:lineRule="auto"/>
        <w:ind w:left="720" w:hanging="720"/>
        <w:rPr>
          <w:sz w:val="24"/>
        </w:rPr>
      </w:pPr>
    </w:p>
    <w:p w14:paraId="68745D42" w14:textId="77777777" w:rsidR="004D1931" w:rsidRDefault="004D1931" w:rsidP="004D1931">
      <w:pPr>
        <w:spacing w:after="0" w:line="240" w:lineRule="auto"/>
        <w:ind w:left="720" w:hanging="720"/>
        <w:rPr>
          <w:sz w:val="24"/>
        </w:rPr>
      </w:pPr>
      <w:r>
        <w:rPr>
          <w:sz w:val="24"/>
        </w:rPr>
        <w:t>8. Cunningham and Cunningham, Inc.,</w:t>
      </w:r>
      <w:r w:rsidRPr="002E1720">
        <w:rPr>
          <w:sz w:val="24"/>
        </w:rPr>
        <w:t xml:space="preserve"> “Smalltalk Language,” n.d.; http://c2.com/cgi/wiki ?SmalltalkLanguage.</w:t>
      </w:r>
    </w:p>
    <w:p w14:paraId="532AA071" w14:textId="77777777" w:rsidR="004D1931" w:rsidRPr="002E1720" w:rsidRDefault="004D1931" w:rsidP="004D1931">
      <w:pPr>
        <w:spacing w:after="0" w:line="240" w:lineRule="auto"/>
        <w:ind w:left="720" w:hanging="720"/>
        <w:rPr>
          <w:sz w:val="24"/>
        </w:rPr>
      </w:pPr>
    </w:p>
    <w:p w14:paraId="2559E55F" w14:textId="4B9A0C12" w:rsidR="004D1931" w:rsidRDefault="004D1931" w:rsidP="004D1931">
      <w:pPr>
        <w:spacing w:after="0" w:line="240" w:lineRule="auto"/>
        <w:ind w:left="720" w:hanging="720"/>
        <w:rPr>
          <w:sz w:val="24"/>
        </w:rPr>
      </w:pPr>
      <w:r>
        <w:rPr>
          <w:sz w:val="24"/>
        </w:rPr>
        <w:t xml:space="preserve">9. </w:t>
      </w:r>
      <w:r w:rsidRPr="002E1720">
        <w:rPr>
          <w:sz w:val="24"/>
        </w:rPr>
        <w:t xml:space="preserve">Trygve/MVC, “MVCXEROX PARC 1978-79,” n.d.; </w:t>
      </w:r>
      <w:r w:rsidRPr="00261BD4">
        <w:rPr>
          <w:sz w:val="24"/>
        </w:rPr>
        <w:t>http://heim.ifi.uio.no/~trygver/themes /mvc/mvc-index.html</w:t>
      </w:r>
      <w:r>
        <w:rPr>
          <w:sz w:val="24"/>
        </w:rPr>
        <w:t>.</w:t>
      </w:r>
    </w:p>
    <w:p w14:paraId="04C12A95" w14:textId="77777777" w:rsidR="004D1931" w:rsidRDefault="004D1931" w:rsidP="004D1931">
      <w:pPr>
        <w:spacing w:after="0" w:line="240" w:lineRule="auto"/>
        <w:ind w:left="720" w:hanging="720"/>
        <w:rPr>
          <w:sz w:val="24"/>
        </w:rPr>
      </w:pPr>
    </w:p>
    <w:p w14:paraId="018B4B08" w14:textId="77777777" w:rsidR="004D1931" w:rsidRDefault="004D1931" w:rsidP="004D1931">
      <w:pPr>
        <w:spacing w:after="0" w:line="240" w:lineRule="auto"/>
        <w:ind w:left="720" w:hanging="720"/>
        <w:rPr>
          <w:sz w:val="24"/>
        </w:rPr>
      </w:pPr>
      <w:r>
        <w:rPr>
          <w:sz w:val="24"/>
        </w:rPr>
        <w:t xml:space="preserve">10. </w:t>
      </w:r>
      <w:r w:rsidRPr="002E1720">
        <w:rPr>
          <w:sz w:val="24"/>
        </w:rPr>
        <w:t>Tutorials Point, “Basic MVC Architecture,” 2016; http://www.tutorialspoint.com/struts_2</w:t>
      </w:r>
      <w:r>
        <w:rPr>
          <w:sz w:val="24"/>
        </w:rPr>
        <w:t xml:space="preserve"> </w:t>
      </w:r>
      <w:r w:rsidRPr="002E1720">
        <w:rPr>
          <w:sz w:val="24"/>
        </w:rPr>
        <w:t>/basic_mvc_architecture.htm</w:t>
      </w:r>
      <w:r w:rsidRPr="00B51E2D">
        <w:rPr>
          <w:sz w:val="24"/>
        </w:rPr>
        <w:t>.</w:t>
      </w:r>
    </w:p>
    <w:p w14:paraId="57CA2E86" w14:textId="77777777" w:rsidR="004D1931" w:rsidRDefault="004D1931" w:rsidP="004D1931">
      <w:pPr>
        <w:spacing w:after="0" w:line="240" w:lineRule="auto"/>
        <w:ind w:left="720" w:hanging="720"/>
        <w:rPr>
          <w:sz w:val="24"/>
        </w:rPr>
      </w:pPr>
    </w:p>
    <w:p w14:paraId="0267A280" w14:textId="77777777" w:rsidR="004D1931" w:rsidRDefault="004D1931" w:rsidP="004D1931">
      <w:pPr>
        <w:spacing w:after="0" w:line="240" w:lineRule="auto"/>
        <w:ind w:left="720" w:hanging="720"/>
        <w:rPr>
          <w:sz w:val="24"/>
        </w:rPr>
      </w:pPr>
      <w:r>
        <w:rPr>
          <w:sz w:val="24"/>
        </w:rPr>
        <w:t>11. L. Bass, P. Clements, and R. Kazman, “Architectural</w:t>
      </w:r>
      <w:r w:rsidRPr="00062573">
        <w:rPr>
          <w:sz w:val="24"/>
        </w:rPr>
        <w:t xml:space="preserve"> Tactics</w:t>
      </w:r>
      <w:r>
        <w:rPr>
          <w:sz w:val="24"/>
        </w:rPr>
        <w:t xml:space="preserve"> and </w:t>
      </w:r>
      <w:r w:rsidRPr="00062573">
        <w:rPr>
          <w:sz w:val="24"/>
        </w:rPr>
        <w:t>Patterns</w:t>
      </w:r>
      <w:r>
        <w:rPr>
          <w:sz w:val="24"/>
        </w:rPr>
        <w:t xml:space="preserve">,” </w:t>
      </w:r>
      <w:r w:rsidRPr="00062573">
        <w:rPr>
          <w:i/>
          <w:sz w:val="24"/>
        </w:rPr>
        <w:t>Software Architecture in Practice</w:t>
      </w:r>
      <w:r>
        <w:rPr>
          <w:i/>
          <w:sz w:val="24"/>
        </w:rPr>
        <w:t xml:space="preserve">, </w:t>
      </w:r>
      <w:r w:rsidRPr="00062573">
        <w:rPr>
          <w:sz w:val="24"/>
        </w:rPr>
        <w:t>Boston: Addison-Wesley</w:t>
      </w:r>
      <w:r>
        <w:rPr>
          <w:sz w:val="24"/>
        </w:rPr>
        <w:t>, 2003, pp. 214.</w:t>
      </w:r>
    </w:p>
    <w:p w14:paraId="5CD1C2F1" w14:textId="77777777" w:rsidR="004D1931" w:rsidRDefault="004D1931" w:rsidP="004D1931">
      <w:pPr>
        <w:spacing w:after="0" w:line="240" w:lineRule="auto"/>
        <w:ind w:left="720" w:hanging="720"/>
        <w:rPr>
          <w:sz w:val="24"/>
        </w:rPr>
      </w:pPr>
    </w:p>
    <w:p w14:paraId="76308B77" w14:textId="77777777" w:rsidR="004D1931" w:rsidRDefault="004D1931" w:rsidP="004D1931">
      <w:pPr>
        <w:spacing w:after="0" w:line="240" w:lineRule="auto"/>
        <w:ind w:left="720" w:hanging="720"/>
        <w:rPr>
          <w:sz w:val="24"/>
        </w:rPr>
      </w:pPr>
      <w:r>
        <w:rPr>
          <w:sz w:val="24"/>
        </w:rPr>
        <w:t>12. I.</w:t>
      </w:r>
      <w:r w:rsidRPr="002E1720">
        <w:rPr>
          <w:sz w:val="24"/>
        </w:rPr>
        <w:t xml:space="preserve"> Davis, “What Are the Benefits of MVC?</w:t>
      </w:r>
      <w:r>
        <w:rPr>
          <w:sz w:val="24"/>
        </w:rPr>
        <w:t>” Dec</w:t>
      </w:r>
      <w:r w:rsidRPr="002E1720">
        <w:rPr>
          <w:sz w:val="24"/>
        </w:rPr>
        <w:t xml:space="preserve">. 2008; </w:t>
      </w:r>
      <w:r w:rsidRPr="00857CBA">
        <w:rPr>
          <w:sz w:val="24"/>
        </w:rPr>
        <w:t>http://blog.iandavis.com/2008/12 /what-are-the-benefits-of-mvc/</w:t>
      </w:r>
      <w:r>
        <w:rPr>
          <w:sz w:val="24"/>
        </w:rPr>
        <w:t>.</w:t>
      </w:r>
    </w:p>
    <w:p w14:paraId="3F6344FF" w14:textId="77777777" w:rsidR="004D1931" w:rsidRDefault="004D1931" w:rsidP="004D1931">
      <w:pPr>
        <w:spacing w:after="0" w:line="240" w:lineRule="auto"/>
        <w:ind w:left="720" w:hanging="720"/>
        <w:rPr>
          <w:sz w:val="24"/>
        </w:rPr>
      </w:pPr>
    </w:p>
    <w:p w14:paraId="5E5AD2B6" w14:textId="15E5DAA4" w:rsidR="004D1931" w:rsidRDefault="004D1931" w:rsidP="004D1931">
      <w:pPr>
        <w:spacing w:after="0" w:line="240" w:lineRule="auto"/>
        <w:ind w:left="720" w:hanging="720"/>
        <w:rPr>
          <w:sz w:val="24"/>
        </w:rPr>
      </w:pPr>
      <w:r>
        <w:rPr>
          <w:sz w:val="24"/>
        </w:rPr>
        <w:t>13. M.</w:t>
      </w:r>
      <w:r w:rsidRPr="002E1720">
        <w:rPr>
          <w:sz w:val="24"/>
        </w:rPr>
        <w:t xml:space="preserve"> Fowler, “GUI Architectures,” July 2006; </w:t>
      </w:r>
      <w:r w:rsidRPr="00261BD4">
        <w:rPr>
          <w:sz w:val="24"/>
        </w:rPr>
        <w:t>http://martinfowler.com/eaaDev/uiArchs.html</w:t>
      </w:r>
      <w:r>
        <w:rPr>
          <w:sz w:val="24"/>
        </w:rPr>
        <w:t>.</w:t>
      </w:r>
    </w:p>
    <w:p w14:paraId="5D52756B" w14:textId="77777777" w:rsidR="004D1931" w:rsidRDefault="004D1931" w:rsidP="004D1931">
      <w:pPr>
        <w:spacing w:after="0" w:line="240" w:lineRule="auto"/>
        <w:ind w:left="720" w:hanging="720"/>
        <w:rPr>
          <w:sz w:val="24"/>
        </w:rPr>
      </w:pPr>
    </w:p>
    <w:p w14:paraId="3F6F79E4" w14:textId="5664DA82" w:rsidR="004D1931" w:rsidRDefault="004D1931" w:rsidP="004D1931">
      <w:pPr>
        <w:spacing w:after="0" w:line="240" w:lineRule="auto"/>
        <w:ind w:left="720" w:hanging="720"/>
        <w:rPr>
          <w:sz w:val="24"/>
        </w:rPr>
      </w:pPr>
      <w:r>
        <w:rPr>
          <w:sz w:val="24"/>
        </w:rPr>
        <w:t>14. Usability, “</w:t>
      </w:r>
      <w:r w:rsidRPr="0005132C">
        <w:rPr>
          <w:sz w:val="24"/>
        </w:rPr>
        <w:t>Use Cases</w:t>
      </w:r>
      <w:r>
        <w:rPr>
          <w:sz w:val="24"/>
        </w:rPr>
        <w:t xml:space="preserve">,” Oct. 2016; </w:t>
      </w:r>
      <w:r w:rsidRPr="00261BD4">
        <w:rPr>
          <w:sz w:val="24"/>
        </w:rPr>
        <w:t>https://www.usability.gov/how-to-and-tools/methods   /use-cases.html</w:t>
      </w:r>
      <w:r>
        <w:rPr>
          <w:sz w:val="24"/>
        </w:rPr>
        <w:t>.</w:t>
      </w:r>
    </w:p>
    <w:p w14:paraId="32A3E882" w14:textId="77777777" w:rsidR="004D1931" w:rsidRDefault="004D1931" w:rsidP="004D1931">
      <w:pPr>
        <w:spacing w:after="0" w:line="240" w:lineRule="auto"/>
        <w:ind w:left="720" w:hanging="720"/>
        <w:rPr>
          <w:sz w:val="24"/>
        </w:rPr>
      </w:pPr>
    </w:p>
    <w:p w14:paraId="551BA468" w14:textId="7B3FE8C3" w:rsidR="004D1931" w:rsidRDefault="004D1931" w:rsidP="004D1931">
      <w:pPr>
        <w:spacing w:after="0" w:line="240" w:lineRule="auto"/>
        <w:ind w:left="720" w:hanging="720"/>
        <w:rPr>
          <w:sz w:val="24"/>
        </w:rPr>
      </w:pPr>
      <w:r>
        <w:rPr>
          <w:sz w:val="24"/>
        </w:rPr>
        <w:t>15. Oracle, “</w:t>
      </w:r>
      <w:r w:rsidRPr="00343003">
        <w:rPr>
          <w:sz w:val="24"/>
        </w:rPr>
        <w:t>Lesson: Object-Oriented Programming Concepts</w:t>
      </w:r>
      <w:r>
        <w:rPr>
          <w:sz w:val="24"/>
        </w:rPr>
        <w:t>,” 2015;</w:t>
      </w:r>
      <w:r w:rsidRPr="00343003">
        <w:t xml:space="preserve"> </w:t>
      </w:r>
      <w:r w:rsidRPr="00261BD4">
        <w:rPr>
          <w:sz w:val="24"/>
        </w:rPr>
        <w:t>https://docs.oracle.com</w:t>
      </w:r>
      <w:r>
        <w:rPr>
          <w:sz w:val="24"/>
        </w:rPr>
        <w:t xml:space="preserve"> </w:t>
      </w:r>
      <w:r w:rsidRPr="00343003">
        <w:rPr>
          <w:sz w:val="24"/>
        </w:rPr>
        <w:t>/javase/tutorial/java/concepts/</w:t>
      </w:r>
      <w:r>
        <w:rPr>
          <w:sz w:val="24"/>
        </w:rPr>
        <w:t>.</w:t>
      </w:r>
    </w:p>
    <w:p w14:paraId="207F1A2D" w14:textId="77777777" w:rsidR="004D1931" w:rsidRDefault="004D1931" w:rsidP="004D1931">
      <w:pPr>
        <w:spacing w:after="0" w:line="240" w:lineRule="auto"/>
        <w:ind w:left="720" w:hanging="720"/>
        <w:rPr>
          <w:sz w:val="24"/>
        </w:rPr>
      </w:pPr>
    </w:p>
    <w:p w14:paraId="471BF582" w14:textId="451A4B29" w:rsidR="004D1931" w:rsidRDefault="004D1931" w:rsidP="004D1931">
      <w:pPr>
        <w:spacing w:after="0" w:line="240" w:lineRule="auto"/>
        <w:ind w:left="720" w:hanging="720"/>
        <w:rPr>
          <w:sz w:val="24"/>
        </w:rPr>
      </w:pPr>
      <w:r>
        <w:rPr>
          <w:sz w:val="24"/>
        </w:rPr>
        <w:t>16. Creately, “</w:t>
      </w:r>
      <w:r w:rsidRPr="003570E8">
        <w:rPr>
          <w:sz w:val="24"/>
        </w:rPr>
        <w:t>Class Diagram Relationships in UML with Examples</w:t>
      </w:r>
      <w:r>
        <w:rPr>
          <w:sz w:val="24"/>
        </w:rPr>
        <w:t xml:space="preserve">,” 2016; </w:t>
      </w:r>
      <w:r w:rsidRPr="00261BD4">
        <w:rPr>
          <w:sz w:val="24"/>
        </w:rPr>
        <w:t>http://creately.com</w:t>
      </w:r>
      <w:r>
        <w:rPr>
          <w:sz w:val="24"/>
        </w:rPr>
        <w:t xml:space="preserve"> </w:t>
      </w:r>
      <w:r w:rsidRPr="003570E8">
        <w:rPr>
          <w:sz w:val="24"/>
        </w:rPr>
        <w:t>/blog/diagrams/class-diagram-relationships/#Association</w:t>
      </w:r>
      <w:r>
        <w:rPr>
          <w:sz w:val="24"/>
        </w:rPr>
        <w:t>.</w:t>
      </w:r>
    </w:p>
    <w:p w14:paraId="16A648CE" w14:textId="77777777" w:rsidR="004D1931" w:rsidRDefault="004D1931" w:rsidP="004D1931">
      <w:pPr>
        <w:spacing w:after="0" w:line="240" w:lineRule="auto"/>
        <w:ind w:left="720" w:hanging="720"/>
        <w:rPr>
          <w:sz w:val="24"/>
        </w:rPr>
      </w:pPr>
    </w:p>
    <w:p w14:paraId="0443D2BE" w14:textId="1046ABA7" w:rsidR="004D1931" w:rsidRDefault="004D1931" w:rsidP="004D1931">
      <w:pPr>
        <w:spacing w:after="0" w:line="240" w:lineRule="auto"/>
        <w:ind w:left="720" w:hanging="720"/>
        <w:rPr>
          <w:sz w:val="24"/>
        </w:rPr>
      </w:pPr>
      <w:r>
        <w:rPr>
          <w:sz w:val="24"/>
        </w:rPr>
        <w:t xml:space="preserve">17. Oracle, “What is an Object?” 2015; </w:t>
      </w:r>
      <w:r w:rsidRPr="00261BD4">
        <w:rPr>
          <w:sz w:val="24"/>
        </w:rPr>
        <w:t>https://docs.oracle.com/javase/tutorial/java/concepts /object.html</w:t>
      </w:r>
    </w:p>
    <w:p w14:paraId="38F87693" w14:textId="02D8A076" w:rsidR="004D1931" w:rsidRDefault="004D1931" w:rsidP="004D1931">
      <w:pPr>
        <w:spacing w:after="0" w:line="240" w:lineRule="auto"/>
        <w:ind w:left="720" w:hanging="720"/>
        <w:rPr>
          <w:sz w:val="24"/>
        </w:rPr>
      </w:pPr>
      <w:r>
        <w:rPr>
          <w:sz w:val="24"/>
        </w:rPr>
        <w:lastRenderedPageBreak/>
        <w:t>18.  Eclipse, “</w:t>
      </w:r>
      <w:r w:rsidRPr="00343003">
        <w:rPr>
          <w:sz w:val="24"/>
        </w:rPr>
        <w:t>Conceito: Entity-Control-Boundary Pattern</w:t>
      </w:r>
      <w:r>
        <w:rPr>
          <w:sz w:val="24"/>
        </w:rPr>
        <w:t xml:space="preserve">,” n.d.; </w:t>
      </w:r>
      <w:r w:rsidRPr="00261BD4">
        <w:rPr>
          <w:sz w:val="24"/>
        </w:rPr>
        <w:t>http://epf.eclipse.org/wikis</w:t>
      </w:r>
      <w:r>
        <w:rPr>
          <w:sz w:val="24"/>
        </w:rPr>
        <w:t xml:space="preserve"> </w:t>
      </w:r>
      <w:r w:rsidRPr="00343003">
        <w:rPr>
          <w:sz w:val="24"/>
        </w:rPr>
        <w:t>/openuppt/openup_basic/guidances/concepts/entity_control_boundary_pattern,_uF</w:t>
      </w:r>
      <w:r>
        <w:rPr>
          <w:sz w:val="24"/>
        </w:rPr>
        <w:t xml:space="preserve">           </w:t>
      </w:r>
      <w:r w:rsidRPr="00343003">
        <w:rPr>
          <w:sz w:val="24"/>
        </w:rPr>
        <w:t>-QYEAhEdq_UJTvM1DM2Q.html</w:t>
      </w:r>
      <w:r>
        <w:rPr>
          <w:sz w:val="24"/>
        </w:rPr>
        <w:t>.</w:t>
      </w:r>
    </w:p>
    <w:p w14:paraId="2EE9BE0B" w14:textId="77777777" w:rsidR="004D1931" w:rsidRDefault="004D1931" w:rsidP="004D1931">
      <w:pPr>
        <w:spacing w:after="0" w:line="240" w:lineRule="auto"/>
        <w:ind w:left="720" w:hanging="720"/>
        <w:rPr>
          <w:sz w:val="24"/>
        </w:rPr>
      </w:pPr>
    </w:p>
    <w:p w14:paraId="582C8143" w14:textId="5A4E779B" w:rsidR="004D1931" w:rsidRDefault="004D1931" w:rsidP="004D1931">
      <w:pPr>
        <w:spacing w:after="0" w:line="240" w:lineRule="auto"/>
        <w:ind w:left="720" w:hanging="720"/>
        <w:rPr>
          <w:sz w:val="24"/>
        </w:rPr>
      </w:pPr>
      <w:r>
        <w:rPr>
          <w:sz w:val="24"/>
        </w:rPr>
        <w:t>19. TechTarget, “</w:t>
      </w:r>
      <w:r w:rsidRPr="003570E8">
        <w:rPr>
          <w:sz w:val="24"/>
        </w:rPr>
        <w:t>relational database</w:t>
      </w:r>
      <w:r>
        <w:rPr>
          <w:sz w:val="24"/>
        </w:rPr>
        <w:t xml:space="preserve">,” April 2006; </w:t>
      </w:r>
      <w:r w:rsidRPr="00261BD4">
        <w:rPr>
          <w:sz w:val="24"/>
        </w:rPr>
        <w:t>http://searchsqlserver.techtarget.com</w:t>
      </w:r>
      <w:r>
        <w:rPr>
          <w:sz w:val="24"/>
        </w:rPr>
        <w:t xml:space="preserve"> </w:t>
      </w:r>
      <w:r w:rsidRPr="003570E8">
        <w:rPr>
          <w:sz w:val="24"/>
        </w:rPr>
        <w:t>/definition/relational-database</w:t>
      </w:r>
      <w:r>
        <w:rPr>
          <w:sz w:val="24"/>
        </w:rPr>
        <w:t>.</w:t>
      </w:r>
    </w:p>
    <w:p w14:paraId="3E67DC4E" w14:textId="77777777" w:rsidR="004D1931" w:rsidRDefault="004D1931" w:rsidP="004D1931">
      <w:pPr>
        <w:spacing w:after="0" w:line="240" w:lineRule="auto"/>
        <w:ind w:left="720" w:hanging="720"/>
        <w:rPr>
          <w:sz w:val="24"/>
        </w:rPr>
      </w:pPr>
    </w:p>
    <w:p w14:paraId="317B6491" w14:textId="68CC985F" w:rsidR="004D1931" w:rsidRDefault="004D1931" w:rsidP="004D1931">
      <w:pPr>
        <w:spacing w:after="0" w:line="240" w:lineRule="auto"/>
        <w:ind w:left="720" w:hanging="720"/>
        <w:rPr>
          <w:sz w:val="24"/>
        </w:rPr>
      </w:pPr>
      <w:r>
        <w:rPr>
          <w:sz w:val="24"/>
        </w:rPr>
        <w:t xml:space="preserve">20. </w:t>
      </w:r>
      <w:r w:rsidRPr="002E1720">
        <w:rPr>
          <w:sz w:val="24"/>
        </w:rPr>
        <w:t>Tutorials Point,</w:t>
      </w:r>
      <w:r>
        <w:rPr>
          <w:sz w:val="24"/>
        </w:rPr>
        <w:t xml:space="preserve"> “</w:t>
      </w:r>
      <w:r w:rsidRPr="00DC03E2">
        <w:rPr>
          <w:sz w:val="24"/>
        </w:rPr>
        <w:t>DBMS - Data Schemas</w:t>
      </w:r>
      <w:r>
        <w:rPr>
          <w:sz w:val="24"/>
        </w:rPr>
        <w:t xml:space="preserve">,” 2016; </w:t>
      </w:r>
      <w:r w:rsidRPr="00261BD4">
        <w:rPr>
          <w:sz w:val="24"/>
        </w:rPr>
        <w:t>http://www.tutorialspoint.com/dbms /dbms_data_schemas.htm</w:t>
      </w:r>
      <w:r>
        <w:rPr>
          <w:sz w:val="24"/>
        </w:rPr>
        <w:t>.</w:t>
      </w:r>
    </w:p>
    <w:p w14:paraId="65CDEC69" w14:textId="77777777" w:rsidR="004D1931" w:rsidRDefault="004D1931" w:rsidP="004D1931">
      <w:pPr>
        <w:spacing w:after="0" w:line="240" w:lineRule="auto"/>
        <w:ind w:left="720" w:hanging="720"/>
        <w:rPr>
          <w:sz w:val="24"/>
        </w:rPr>
      </w:pPr>
    </w:p>
    <w:p w14:paraId="27F35AE7" w14:textId="62D00ED2" w:rsidR="004D1931" w:rsidRDefault="004D1931" w:rsidP="004D1931">
      <w:pPr>
        <w:spacing w:after="0" w:line="240" w:lineRule="auto"/>
        <w:ind w:left="720" w:hanging="720"/>
        <w:rPr>
          <w:sz w:val="24"/>
        </w:rPr>
      </w:pPr>
      <w:r>
        <w:rPr>
          <w:sz w:val="24"/>
        </w:rPr>
        <w:t>21. Hibernate, “</w:t>
      </w:r>
      <w:r w:rsidRPr="00E25F88">
        <w:rPr>
          <w:sz w:val="24"/>
        </w:rPr>
        <w:t>Hibernate ORM documentation (5.2)</w:t>
      </w:r>
      <w:r>
        <w:rPr>
          <w:sz w:val="24"/>
        </w:rPr>
        <w:t xml:space="preserve">,” n.d.; </w:t>
      </w:r>
      <w:r w:rsidRPr="00261BD4">
        <w:rPr>
          <w:sz w:val="24"/>
        </w:rPr>
        <w:t>http://hibernate.org/orm /documentation/5.2/</w:t>
      </w:r>
      <w:r>
        <w:rPr>
          <w:sz w:val="24"/>
        </w:rPr>
        <w:t>.</w:t>
      </w:r>
    </w:p>
    <w:p w14:paraId="3DF312D4" w14:textId="77777777" w:rsidR="004D1931" w:rsidRDefault="004D1931" w:rsidP="004D1931">
      <w:pPr>
        <w:spacing w:after="0" w:line="240" w:lineRule="auto"/>
        <w:ind w:left="720" w:hanging="720"/>
        <w:rPr>
          <w:sz w:val="24"/>
        </w:rPr>
      </w:pPr>
    </w:p>
    <w:p w14:paraId="312630B9" w14:textId="3280D357" w:rsidR="004D1931" w:rsidRDefault="004D1931" w:rsidP="004D1931">
      <w:pPr>
        <w:spacing w:after="0" w:line="240" w:lineRule="auto"/>
        <w:ind w:left="720" w:hanging="720"/>
        <w:rPr>
          <w:sz w:val="24"/>
        </w:rPr>
      </w:pPr>
      <w:r>
        <w:rPr>
          <w:sz w:val="24"/>
        </w:rPr>
        <w:t>22. Oracle, “</w:t>
      </w:r>
      <w:r w:rsidRPr="00E25F88">
        <w:rPr>
          <w:sz w:val="24"/>
        </w:rPr>
        <w:t>Lesson: JDBC Basics</w:t>
      </w:r>
      <w:r>
        <w:rPr>
          <w:sz w:val="24"/>
        </w:rPr>
        <w:t xml:space="preserve">,” 2015; </w:t>
      </w:r>
      <w:r w:rsidRPr="00261BD4">
        <w:rPr>
          <w:sz w:val="24"/>
        </w:rPr>
        <w:t>https://docs.oracle.com/javase/tutorial/jdbc/basics/</w:t>
      </w:r>
      <w:r>
        <w:rPr>
          <w:sz w:val="24"/>
        </w:rPr>
        <w:t>.</w:t>
      </w:r>
    </w:p>
    <w:p w14:paraId="2127FDA7" w14:textId="77777777" w:rsidR="004D1931" w:rsidRDefault="004D1931" w:rsidP="004D1931">
      <w:pPr>
        <w:spacing w:after="0" w:line="240" w:lineRule="auto"/>
        <w:ind w:left="720" w:hanging="720"/>
        <w:rPr>
          <w:sz w:val="24"/>
        </w:rPr>
      </w:pPr>
    </w:p>
    <w:p w14:paraId="163ABE58" w14:textId="2AC6D968" w:rsidR="004D1931" w:rsidRDefault="004D1931" w:rsidP="004D1931">
      <w:pPr>
        <w:spacing w:after="0" w:line="240" w:lineRule="auto"/>
        <w:ind w:left="720" w:hanging="720"/>
        <w:rPr>
          <w:sz w:val="24"/>
        </w:rPr>
      </w:pPr>
      <w:r>
        <w:rPr>
          <w:sz w:val="24"/>
        </w:rPr>
        <w:t>23. Oracle, “</w:t>
      </w:r>
      <w:r w:rsidRPr="00072AEB">
        <w:rPr>
          <w:sz w:val="24"/>
        </w:rPr>
        <w:t>Introduction to the Oracle Database</w:t>
      </w:r>
      <w:r>
        <w:rPr>
          <w:sz w:val="24"/>
        </w:rPr>
        <w:t>,” 2016;</w:t>
      </w:r>
      <w:r w:rsidRPr="00072AEB">
        <w:t xml:space="preserve"> </w:t>
      </w:r>
      <w:r w:rsidRPr="00261BD4">
        <w:rPr>
          <w:sz w:val="24"/>
        </w:rPr>
        <w:t>https://docs.oracle.com/cd/B19306_01 /server.102/b14220/intro.htm</w:t>
      </w:r>
      <w:r>
        <w:rPr>
          <w:sz w:val="24"/>
        </w:rPr>
        <w:t>.</w:t>
      </w:r>
    </w:p>
    <w:p w14:paraId="66A5052A" w14:textId="77777777" w:rsidR="004D1931" w:rsidRDefault="004D1931" w:rsidP="004D1931">
      <w:pPr>
        <w:spacing w:after="0" w:line="240" w:lineRule="auto"/>
        <w:ind w:left="720" w:hanging="720"/>
        <w:rPr>
          <w:sz w:val="24"/>
        </w:rPr>
      </w:pPr>
    </w:p>
    <w:p w14:paraId="63C41C3C" w14:textId="61825B66" w:rsidR="004D1931" w:rsidRDefault="004D1931" w:rsidP="004D1931">
      <w:pPr>
        <w:spacing w:after="0" w:line="240" w:lineRule="auto"/>
        <w:ind w:left="720" w:hanging="720"/>
        <w:rPr>
          <w:sz w:val="24"/>
        </w:rPr>
      </w:pPr>
      <w:r>
        <w:rPr>
          <w:sz w:val="24"/>
        </w:rPr>
        <w:t>24. MySQL, “</w:t>
      </w:r>
      <w:r w:rsidRPr="00072AEB">
        <w:rPr>
          <w:sz w:val="24"/>
        </w:rPr>
        <w:t>1.3.1 What is MySQL?</w:t>
      </w:r>
      <w:r>
        <w:rPr>
          <w:sz w:val="24"/>
        </w:rPr>
        <w:t xml:space="preserve">” 2016; </w:t>
      </w:r>
      <w:r w:rsidRPr="00261BD4">
        <w:rPr>
          <w:sz w:val="24"/>
        </w:rPr>
        <w:t>https://dev.mysql.com/doc/refman/5.7/en/what-is-mysql.html</w:t>
      </w:r>
      <w:r>
        <w:rPr>
          <w:sz w:val="24"/>
        </w:rPr>
        <w:t>.</w:t>
      </w:r>
    </w:p>
    <w:p w14:paraId="757C0CED" w14:textId="77777777" w:rsidR="004D1931" w:rsidRDefault="004D1931" w:rsidP="004D1931">
      <w:pPr>
        <w:spacing w:after="0" w:line="240" w:lineRule="auto"/>
        <w:ind w:left="720" w:hanging="720"/>
        <w:rPr>
          <w:sz w:val="24"/>
        </w:rPr>
      </w:pPr>
    </w:p>
    <w:p w14:paraId="3308C5DA" w14:textId="150181D8" w:rsidR="004D1931" w:rsidRDefault="004D1931" w:rsidP="004D1931">
      <w:pPr>
        <w:spacing w:after="0" w:line="240" w:lineRule="auto"/>
        <w:ind w:left="720" w:hanging="720"/>
        <w:rPr>
          <w:sz w:val="24"/>
        </w:rPr>
      </w:pPr>
      <w:r>
        <w:rPr>
          <w:sz w:val="24"/>
        </w:rPr>
        <w:t xml:space="preserve">25. W3C </w:t>
      </w:r>
      <w:r w:rsidRPr="00766660">
        <w:rPr>
          <w:sz w:val="24"/>
        </w:rPr>
        <w:t>Information and Knowledge Domain</w:t>
      </w:r>
      <w:r>
        <w:rPr>
          <w:sz w:val="24"/>
        </w:rPr>
        <w:t>, “</w:t>
      </w:r>
      <w:r w:rsidRPr="00766660">
        <w:rPr>
          <w:sz w:val="24"/>
        </w:rPr>
        <w:t>Extensible Markup Language (XML)</w:t>
      </w:r>
      <w:r>
        <w:rPr>
          <w:sz w:val="24"/>
        </w:rPr>
        <w:t xml:space="preserve">,” May 2015; </w:t>
      </w:r>
      <w:r w:rsidRPr="00261BD4">
        <w:rPr>
          <w:sz w:val="24"/>
        </w:rPr>
        <w:t>https://www.w3.org/XML/</w:t>
      </w:r>
      <w:r>
        <w:rPr>
          <w:sz w:val="24"/>
        </w:rPr>
        <w:t>.</w:t>
      </w:r>
    </w:p>
    <w:p w14:paraId="729B0972" w14:textId="77777777" w:rsidR="004D1931" w:rsidRDefault="004D1931" w:rsidP="004D1931">
      <w:pPr>
        <w:spacing w:after="0" w:line="240" w:lineRule="auto"/>
        <w:ind w:left="720" w:hanging="720"/>
        <w:rPr>
          <w:sz w:val="24"/>
        </w:rPr>
      </w:pPr>
    </w:p>
    <w:p w14:paraId="40C63EAB" w14:textId="12DAB09C" w:rsidR="004D1931" w:rsidRDefault="004D1931" w:rsidP="004D1931">
      <w:pPr>
        <w:spacing w:after="0" w:line="240" w:lineRule="auto"/>
        <w:ind w:left="720" w:hanging="720"/>
        <w:rPr>
          <w:sz w:val="24"/>
        </w:rPr>
      </w:pPr>
      <w:r>
        <w:rPr>
          <w:sz w:val="24"/>
        </w:rPr>
        <w:t>26. JavaTpoint, “</w:t>
      </w:r>
      <w:r w:rsidRPr="00C66612">
        <w:rPr>
          <w:sz w:val="24"/>
        </w:rPr>
        <w:t>Hibernate Framework</w:t>
      </w:r>
      <w:r>
        <w:rPr>
          <w:sz w:val="24"/>
        </w:rPr>
        <w:t xml:space="preserve">,” 2014; </w:t>
      </w:r>
      <w:r w:rsidRPr="00261BD4">
        <w:rPr>
          <w:sz w:val="24"/>
        </w:rPr>
        <w:t>http://www.javatpoint.com/hibernate-tutorial</w:t>
      </w:r>
      <w:r>
        <w:rPr>
          <w:sz w:val="24"/>
        </w:rPr>
        <w:t>.</w:t>
      </w:r>
    </w:p>
    <w:p w14:paraId="105F0176" w14:textId="77777777" w:rsidR="004D1931" w:rsidRDefault="004D1931" w:rsidP="004D1931">
      <w:pPr>
        <w:spacing w:after="0" w:line="240" w:lineRule="auto"/>
        <w:ind w:left="720" w:hanging="720"/>
        <w:rPr>
          <w:sz w:val="24"/>
        </w:rPr>
      </w:pPr>
    </w:p>
    <w:p w14:paraId="27C7CF74" w14:textId="0126EF27" w:rsidR="004D1931" w:rsidRDefault="004D1931" w:rsidP="004D1931">
      <w:pPr>
        <w:spacing w:after="0" w:line="240" w:lineRule="auto"/>
        <w:ind w:left="720" w:hanging="720"/>
        <w:rPr>
          <w:sz w:val="24"/>
        </w:rPr>
      </w:pPr>
      <w:r>
        <w:rPr>
          <w:sz w:val="24"/>
        </w:rPr>
        <w:t xml:space="preserve">27. </w:t>
      </w:r>
      <w:r w:rsidRPr="002E1720">
        <w:rPr>
          <w:sz w:val="24"/>
        </w:rPr>
        <w:t>Tutorials Point,</w:t>
      </w:r>
      <w:r>
        <w:rPr>
          <w:sz w:val="24"/>
        </w:rPr>
        <w:t xml:space="preserve"> “</w:t>
      </w:r>
      <w:r w:rsidRPr="00FF0348">
        <w:rPr>
          <w:sz w:val="24"/>
        </w:rPr>
        <w:t xml:space="preserve">Spring Framework </w:t>
      </w:r>
      <w:r>
        <w:rPr>
          <w:sz w:val="24"/>
        </w:rPr>
        <w:t>–</w:t>
      </w:r>
      <w:r w:rsidRPr="00FF0348">
        <w:rPr>
          <w:sz w:val="24"/>
        </w:rPr>
        <w:t xml:space="preserve"> Overview</w:t>
      </w:r>
      <w:r>
        <w:rPr>
          <w:sz w:val="24"/>
        </w:rPr>
        <w:t xml:space="preserve">,” 2016; </w:t>
      </w:r>
      <w:r w:rsidRPr="00261BD4">
        <w:rPr>
          <w:sz w:val="24"/>
        </w:rPr>
        <w:t>https://www.tutorialspoint.com</w:t>
      </w:r>
      <w:r>
        <w:rPr>
          <w:sz w:val="24"/>
        </w:rPr>
        <w:t xml:space="preserve"> </w:t>
      </w:r>
      <w:r w:rsidRPr="00FF0348">
        <w:rPr>
          <w:sz w:val="24"/>
        </w:rPr>
        <w:t>/spring/spring_overview.htm</w:t>
      </w:r>
      <w:r>
        <w:rPr>
          <w:sz w:val="24"/>
        </w:rPr>
        <w:t>.</w:t>
      </w:r>
    </w:p>
    <w:p w14:paraId="376E68D6" w14:textId="77777777" w:rsidR="004D1931" w:rsidRDefault="004D1931" w:rsidP="004D1931">
      <w:pPr>
        <w:spacing w:after="0" w:line="240" w:lineRule="auto"/>
        <w:ind w:left="720" w:hanging="720"/>
        <w:rPr>
          <w:sz w:val="24"/>
        </w:rPr>
      </w:pPr>
    </w:p>
    <w:p w14:paraId="21B8AF76" w14:textId="73B7AEC2" w:rsidR="004D1931" w:rsidRDefault="004D1931" w:rsidP="004D1931">
      <w:pPr>
        <w:spacing w:after="0" w:line="240" w:lineRule="auto"/>
        <w:ind w:left="720" w:hanging="720"/>
        <w:rPr>
          <w:sz w:val="24"/>
        </w:rPr>
      </w:pPr>
      <w:r>
        <w:rPr>
          <w:sz w:val="24"/>
        </w:rPr>
        <w:t xml:space="preserve">28. </w:t>
      </w:r>
      <w:r w:rsidRPr="002E1720">
        <w:rPr>
          <w:sz w:val="24"/>
        </w:rPr>
        <w:t>Tutorials Point,</w:t>
      </w:r>
      <w:r>
        <w:rPr>
          <w:sz w:val="24"/>
        </w:rPr>
        <w:t xml:space="preserve"> “</w:t>
      </w:r>
      <w:r w:rsidRPr="00FF0348">
        <w:rPr>
          <w:sz w:val="24"/>
        </w:rPr>
        <w:t xml:space="preserve">Spring Framework </w:t>
      </w:r>
      <w:r>
        <w:rPr>
          <w:sz w:val="24"/>
        </w:rPr>
        <w:t>–</w:t>
      </w:r>
      <w:r w:rsidRPr="00FF0348">
        <w:rPr>
          <w:sz w:val="24"/>
        </w:rPr>
        <w:t xml:space="preserve"> </w:t>
      </w:r>
      <w:r>
        <w:rPr>
          <w:sz w:val="24"/>
        </w:rPr>
        <w:t xml:space="preserve">Architecture,” 2016; </w:t>
      </w:r>
      <w:r w:rsidRPr="00261BD4">
        <w:rPr>
          <w:sz w:val="24"/>
        </w:rPr>
        <w:t>https://www.tutorialspoint.com</w:t>
      </w:r>
      <w:r>
        <w:rPr>
          <w:sz w:val="24"/>
        </w:rPr>
        <w:t xml:space="preserve"> </w:t>
      </w:r>
      <w:r w:rsidRPr="00D62BA9">
        <w:rPr>
          <w:sz w:val="24"/>
        </w:rPr>
        <w:t>/spring/spring_architecture.htm</w:t>
      </w:r>
      <w:r>
        <w:rPr>
          <w:sz w:val="24"/>
        </w:rPr>
        <w:t>.</w:t>
      </w:r>
    </w:p>
    <w:p w14:paraId="453013EA" w14:textId="77777777" w:rsidR="004D1931" w:rsidRDefault="004D1931" w:rsidP="004D1931">
      <w:pPr>
        <w:spacing w:after="0" w:line="240" w:lineRule="auto"/>
        <w:ind w:left="720" w:hanging="720"/>
        <w:rPr>
          <w:sz w:val="24"/>
        </w:rPr>
      </w:pPr>
    </w:p>
    <w:p w14:paraId="6078CDE0" w14:textId="015DD9D4" w:rsidR="004D1931" w:rsidRDefault="004D1931" w:rsidP="004D1931">
      <w:pPr>
        <w:spacing w:after="0" w:line="240" w:lineRule="auto"/>
        <w:ind w:left="720" w:hanging="720"/>
        <w:rPr>
          <w:sz w:val="24"/>
        </w:rPr>
      </w:pPr>
      <w:r>
        <w:rPr>
          <w:sz w:val="24"/>
        </w:rPr>
        <w:t>29. Oracle, “</w:t>
      </w:r>
      <w:r w:rsidRPr="00A94FCD">
        <w:rPr>
          <w:sz w:val="24"/>
        </w:rPr>
        <w:t>Understanding Class Members</w:t>
      </w:r>
      <w:r>
        <w:rPr>
          <w:sz w:val="24"/>
        </w:rPr>
        <w:t xml:space="preserve">,” 2015; </w:t>
      </w:r>
      <w:r w:rsidRPr="00261BD4">
        <w:rPr>
          <w:sz w:val="24"/>
        </w:rPr>
        <w:t>https://docs.oracle.com/javase/tutorial /java/javaOO/classvars.html</w:t>
      </w:r>
      <w:r>
        <w:rPr>
          <w:sz w:val="24"/>
        </w:rPr>
        <w:t>.</w:t>
      </w:r>
    </w:p>
    <w:p w14:paraId="157EEA5C" w14:textId="77777777" w:rsidR="004D1931" w:rsidRDefault="004D1931" w:rsidP="004D1931">
      <w:pPr>
        <w:spacing w:after="0" w:line="240" w:lineRule="auto"/>
        <w:ind w:left="720" w:hanging="720"/>
        <w:rPr>
          <w:sz w:val="24"/>
        </w:rPr>
      </w:pPr>
    </w:p>
    <w:p w14:paraId="40F1990C" w14:textId="6F519CEB" w:rsidR="004D1931" w:rsidRDefault="004D1931" w:rsidP="004D1931">
      <w:pPr>
        <w:spacing w:after="0" w:line="240" w:lineRule="auto"/>
        <w:ind w:left="720" w:hanging="720"/>
        <w:rPr>
          <w:sz w:val="24"/>
        </w:rPr>
      </w:pPr>
      <w:r>
        <w:rPr>
          <w:sz w:val="24"/>
        </w:rPr>
        <w:t xml:space="preserve">30. </w:t>
      </w:r>
      <w:r w:rsidRPr="002E1720">
        <w:rPr>
          <w:sz w:val="24"/>
        </w:rPr>
        <w:t>Tutorials Point</w:t>
      </w:r>
      <w:r>
        <w:rPr>
          <w:sz w:val="24"/>
        </w:rPr>
        <w:t>, “</w:t>
      </w:r>
      <w:r w:rsidRPr="00777482">
        <w:rPr>
          <w:sz w:val="24"/>
        </w:rPr>
        <w:t>Spring - MVC Framework Tutorial</w:t>
      </w:r>
      <w:r>
        <w:rPr>
          <w:sz w:val="24"/>
        </w:rPr>
        <w:t xml:space="preserve">,” 2016; </w:t>
      </w:r>
      <w:r w:rsidRPr="00261BD4">
        <w:rPr>
          <w:sz w:val="24"/>
        </w:rPr>
        <w:t>https://www.tutorialspoint.com</w:t>
      </w:r>
      <w:r>
        <w:rPr>
          <w:sz w:val="24"/>
        </w:rPr>
        <w:t xml:space="preserve"> </w:t>
      </w:r>
      <w:r w:rsidRPr="00777482">
        <w:rPr>
          <w:sz w:val="24"/>
        </w:rPr>
        <w:t>/spring/spring_web_mvc_framework.htm</w:t>
      </w:r>
      <w:r>
        <w:rPr>
          <w:sz w:val="24"/>
        </w:rPr>
        <w:t>.</w:t>
      </w:r>
    </w:p>
    <w:p w14:paraId="0F894218" w14:textId="77777777" w:rsidR="004D1931" w:rsidRDefault="004D1931" w:rsidP="004D1931">
      <w:pPr>
        <w:spacing w:after="0" w:line="240" w:lineRule="auto"/>
        <w:ind w:left="720" w:hanging="720"/>
        <w:rPr>
          <w:sz w:val="24"/>
        </w:rPr>
      </w:pPr>
    </w:p>
    <w:p w14:paraId="1FB9594E" w14:textId="26FD4572" w:rsidR="004D1931" w:rsidRDefault="004D1931" w:rsidP="004D1931">
      <w:pPr>
        <w:spacing w:after="0" w:line="240" w:lineRule="auto"/>
        <w:ind w:left="720" w:hanging="720"/>
        <w:rPr>
          <w:sz w:val="24"/>
        </w:rPr>
      </w:pPr>
      <w:r>
        <w:rPr>
          <w:sz w:val="24"/>
        </w:rPr>
        <w:t xml:space="preserve">31. </w:t>
      </w:r>
      <w:r w:rsidRPr="002E1720">
        <w:rPr>
          <w:sz w:val="24"/>
        </w:rPr>
        <w:t>Tutorials Point</w:t>
      </w:r>
      <w:r>
        <w:rPr>
          <w:sz w:val="24"/>
        </w:rPr>
        <w:t>, “</w:t>
      </w:r>
      <w:r w:rsidRPr="000360E2">
        <w:rPr>
          <w:sz w:val="24"/>
        </w:rPr>
        <w:t xml:space="preserve">JSP </w:t>
      </w:r>
      <w:r>
        <w:rPr>
          <w:sz w:val="24"/>
        </w:rPr>
        <w:t>–</w:t>
      </w:r>
      <w:r w:rsidRPr="000360E2">
        <w:rPr>
          <w:sz w:val="24"/>
        </w:rPr>
        <w:t xml:space="preserve"> Architecture</w:t>
      </w:r>
      <w:r>
        <w:rPr>
          <w:sz w:val="24"/>
        </w:rPr>
        <w:t xml:space="preserve">,” 2016; </w:t>
      </w:r>
      <w:r w:rsidRPr="00261BD4">
        <w:rPr>
          <w:sz w:val="24"/>
        </w:rPr>
        <w:t>https://www.tutorialspoint.com/jsp</w:t>
      </w:r>
      <w:r>
        <w:rPr>
          <w:sz w:val="24"/>
        </w:rPr>
        <w:t xml:space="preserve"> </w:t>
      </w:r>
      <w:r w:rsidRPr="000360E2">
        <w:rPr>
          <w:sz w:val="24"/>
        </w:rPr>
        <w:t>/jsp_architecture.htm</w:t>
      </w:r>
      <w:r>
        <w:rPr>
          <w:sz w:val="24"/>
        </w:rPr>
        <w:t>.</w:t>
      </w:r>
    </w:p>
    <w:p w14:paraId="24A3BCDC" w14:textId="77777777" w:rsidR="004D1931" w:rsidRDefault="004D1931" w:rsidP="004D1931">
      <w:pPr>
        <w:spacing w:after="0" w:line="240" w:lineRule="auto"/>
        <w:ind w:left="720" w:hanging="720"/>
        <w:rPr>
          <w:sz w:val="24"/>
        </w:rPr>
      </w:pPr>
    </w:p>
    <w:p w14:paraId="38910E40" w14:textId="1FA7A5C5" w:rsidR="004D1931" w:rsidRDefault="004D1931" w:rsidP="004D1931">
      <w:pPr>
        <w:spacing w:after="0" w:line="240" w:lineRule="auto"/>
        <w:ind w:left="720" w:hanging="720"/>
        <w:rPr>
          <w:sz w:val="24"/>
        </w:rPr>
      </w:pPr>
      <w:r>
        <w:rPr>
          <w:sz w:val="24"/>
        </w:rPr>
        <w:t>32. Oracle, “</w:t>
      </w:r>
      <w:r w:rsidRPr="00023735">
        <w:rPr>
          <w:sz w:val="24"/>
        </w:rPr>
        <w:t>Java Servlet Technology</w:t>
      </w:r>
      <w:r>
        <w:rPr>
          <w:sz w:val="24"/>
        </w:rPr>
        <w:t xml:space="preserve">,” 2015; </w:t>
      </w:r>
      <w:r w:rsidRPr="00261BD4">
        <w:rPr>
          <w:sz w:val="24"/>
        </w:rPr>
        <w:t>http://docs.oracle.com/javaee/6/tutorial/doc</w:t>
      </w:r>
      <w:r>
        <w:rPr>
          <w:sz w:val="24"/>
        </w:rPr>
        <w:t xml:space="preserve"> </w:t>
      </w:r>
      <w:r w:rsidRPr="00023735">
        <w:rPr>
          <w:sz w:val="24"/>
        </w:rPr>
        <w:t>/bnafd.html</w:t>
      </w:r>
      <w:r>
        <w:rPr>
          <w:sz w:val="24"/>
        </w:rPr>
        <w:t xml:space="preserve">. </w:t>
      </w:r>
    </w:p>
    <w:p w14:paraId="2FDC8E49" w14:textId="77777777" w:rsidR="004D1931" w:rsidRDefault="004D1931" w:rsidP="004D1931">
      <w:pPr>
        <w:spacing w:after="0" w:line="240" w:lineRule="auto"/>
        <w:ind w:left="720" w:hanging="720"/>
        <w:rPr>
          <w:sz w:val="24"/>
        </w:rPr>
      </w:pPr>
    </w:p>
    <w:p w14:paraId="3B4B429D" w14:textId="5EBF61A8" w:rsidR="004D1931" w:rsidRDefault="004D1931" w:rsidP="004D1931">
      <w:pPr>
        <w:spacing w:after="0" w:line="240" w:lineRule="auto"/>
        <w:ind w:left="720" w:hanging="720"/>
        <w:rPr>
          <w:sz w:val="24"/>
        </w:rPr>
      </w:pPr>
      <w:r>
        <w:rPr>
          <w:sz w:val="24"/>
        </w:rPr>
        <w:t>33. Oracle, “</w:t>
      </w:r>
      <w:r w:rsidRPr="00023735">
        <w:rPr>
          <w:sz w:val="24"/>
        </w:rPr>
        <w:t>Java Naming and Directory Interface (JNDI)</w:t>
      </w:r>
      <w:r>
        <w:rPr>
          <w:sz w:val="24"/>
        </w:rPr>
        <w:t xml:space="preserve">,” 2015; </w:t>
      </w:r>
      <w:r w:rsidRPr="00261BD4">
        <w:rPr>
          <w:sz w:val="24"/>
        </w:rPr>
        <w:t>http://www.oracle.com</w:t>
      </w:r>
      <w:r>
        <w:rPr>
          <w:sz w:val="24"/>
        </w:rPr>
        <w:t xml:space="preserve"> </w:t>
      </w:r>
      <w:r w:rsidRPr="00023735">
        <w:rPr>
          <w:sz w:val="24"/>
        </w:rPr>
        <w:t>/technetwork/java/jndi/index.html</w:t>
      </w:r>
      <w:r>
        <w:rPr>
          <w:sz w:val="24"/>
        </w:rPr>
        <w:t>.</w:t>
      </w:r>
    </w:p>
    <w:p w14:paraId="51474E6F" w14:textId="7ADEAFED" w:rsidR="004D1931" w:rsidRDefault="004D1931" w:rsidP="004D1931">
      <w:pPr>
        <w:spacing w:after="0" w:line="240" w:lineRule="auto"/>
        <w:ind w:left="720" w:hanging="720"/>
        <w:rPr>
          <w:sz w:val="24"/>
        </w:rPr>
      </w:pPr>
      <w:r>
        <w:rPr>
          <w:sz w:val="24"/>
        </w:rPr>
        <w:lastRenderedPageBreak/>
        <w:t>34. Oracle, “</w:t>
      </w:r>
      <w:r w:rsidRPr="00023735">
        <w:rPr>
          <w:sz w:val="24"/>
        </w:rPr>
        <w:t>Enterprise JavaBeans Technology</w:t>
      </w:r>
      <w:r>
        <w:rPr>
          <w:sz w:val="24"/>
        </w:rPr>
        <w:t xml:space="preserve">,” 2015; </w:t>
      </w:r>
      <w:r w:rsidRPr="00261BD4">
        <w:rPr>
          <w:sz w:val="24"/>
        </w:rPr>
        <w:t>http://www.oracle.com/technetwork/java /javaee/ejb/index.html</w:t>
      </w:r>
      <w:r>
        <w:rPr>
          <w:sz w:val="24"/>
        </w:rPr>
        <w:t>.</w:t>
      </w:r>
    </w:p>
    <w:p w14:paraId="3798EA84" w14:textId="77777777" w:rsidR="004D1931" w:rsidRDefault="004D1931" w:rsidP="004D1931">
      <w:pPr>
        <w:spacing w:after="0" w:line="240" w:lineRule="auto"/>
        <w:ind w:left="720" w:hanging="720"/>
        <w:rPr>
          <w:sz w:val="24"/>
        </w:rPr>
      </w:pPr>
    </w:p>
    <w:p w14:paraId="00699CE7" w14:textId="5442E2C4" w:rsidR="004D1931" w:rsidRDefault="004D1931" w:rsidP="004D1931">
      <w:pPr>
        <w:spacing w:after="0" w:line="240" w:lineRule="auto"/>
        <w:ind w:left="720" w:hanging="720"/>
        <w:rPr>
          <w:sz w:val="24"/>
        </w:rPr>
      </w:pPr>
      <w:r>
        <w:rPr>
          <w:sz w:val="24"/>
        </w:rPr>
        <w:t>35. Oracle, “</w:t>
      </w:r>
      <w:r w:rsidRPr="00023735">
        <w:rPr>
          <w:sz w:val="24"/>
        </w:rPr>
        <w:t>Lesson: Introduction to JAXB</w:t>
      </w:r>
      <w:r>
        <w:rPr>
          <w:sz w:val="24"/>
        </w:rPr>
        <w:t xml:space="preserve">,” 2015; </w:t>
      </w:r>
      <w:r w:rsidRPr="00261BD4">
        <w:rPr>
          <w:sz w:val="24"/>
        </w:rPr>
        <w:t>https://docs.oracle.com/javase/tutorial/jaxb /intro/</w:t>
      </w:r>
      <w:r>
        <w:rPr>
          <w:sz w:val="24"/>
        </w:rPr>
        <w:t>.</w:t>
      </w:r>
    </w:p>
    <w:p w14:paraId="6EB50050" w14:textId="77777777" w:rsidR="004D1931" w:rsidRDefault="004D1931" w:rsidP="004D1931">
      <w:pPr>
        <w:spacing w:after="0" w:line="240" w:lineRule="auto"/>
        <w:ind w:left="720" w:hanging="720"/>
        <w:rPr>
          <w:sz w:val="24"/>
        </w:rPr>
      </w:pPr>
    </w:p>
    <w:p w14:paraId="30D9F852" w14:textId="27A3F5FE" w:rsidR="004D1931" w:rsidRDefault="004D1931" w:rsidP="004D1931">
      <w:pPr>
        <w:spacing w:after="0" w:line="240" w:lineRule="auto"/>
        <w:ind w:left="720" w:hanging="720"/>
        <w:rPr>
          <w:sz w:val="24"/>
        </w:rPr>
      </w:pPr>
      <w:r>
        <w:rPr>
          <w:sz w:val="24"/>
        </w:rPr>
        <w:t xml:space="preserve">36. Spring, “Spring Security,” 2016; </w:t>
      </w:r>
      <w:r w:rsidRPr="00261BD4">
        <w:rPr>
          <w:sz w:val="24"/>
        </w:rPr>
        <w:t>http://projects.spring.io/spring-security/</w:t>
      </w:r>
      <w:r>
        <w:rPr>
          <w:sz w:val="24"/>
        </w:rPr>
        <w:t>.</w:t>
      </w:r>
    </w:p>
    <w:p w14:paraId="3518425F" w14:textId="77777777" w:rsidR="004D1931" w:rsidRDefault="004D1931" w:rsidP="004D1931">
      <w:pPr>
        <w:spacing w:after="0" w:line="240" w:lineRule="auto"/>
        <w:ind w:left="720" w:hanging="720"/>
        <w:rPr>
          <w:sz w:val="24"/>
        </w:rPr>
      </w:pPr>
    </w:p>
    <w:p w14:paraId="4AB83C61" w14:textId="19A293F1" w:rsidR="00BA502E" w:rsidRDefault="005A581C" w:rsidP="005A581C">
      <w:pPr>
        <w:spacing w:after="0" w:line="240" w:lineRule="auto"/>
        <w:rPr>
          <w:sz w:val="24"/>
        </w:rPr>
      </w:pPr>
      <w:r>
        <w:rPr>
          <w:sz w:val="24"/>
        </w:rPr>
        <w:t xml:space="preserve">37. </w:t>
      </w:r>
      <w:r w:rsidRPr="002E1720">
        <w:rPr>
          <w:sz w:val="24"/>
        </w:rPr>
        <w:t>Tutorials Point</w:t>
      </w:r>
      <w:r>
        <w:rPr>
          <w:sz w:val="24"/>
        </w:rPr>
        <w:t>, “</w:t>
      </w:r>
      <w:r w:rsidRPr="00611E17">
        <w:rPr>
          <w:sz w:val="24"/>
        </w:rPr>
        <w:t xml:space="preserve">Java </w:t>
      </w:r>
      <w:r>
        <w:rPr>
          <w:sz w:val="24"/>
        </w:rPr>
        <w:t>–</w:t>
      </w:r>
      <w:r w:rsidRPr="00611E17">
        <w:rPr>
          <w:sz w:val="24"/>
        </w:rPr>
        <w:t xml:space="preserve"> Encapsulation</w:t>
      </w:r>
      <w:r>
        <w:rPr>
          <w:sz w:val="24"/>
        </w:rPr>
        <w:t xml:space="preserve">,” 2016; </w:t>
      </w:r>
      <w:r w:rsidRPr="00872AC0">
        <w:rPr>
          <w:sz w:val="24"/>
        </w:rPr>
        <w:t>https://www.tutorialspoint.com/java</w:t>
      </w:r>
    </w:p>
    <w:p w14:paraId="3654E459" w14:textId="445663A5" w:rsidR="005A581C" w:rsidRPr="005A581C" w:rsidRDefault="005A581C" w:rsidP="005A581C">
      <w:pPr>
        <w:spacing w:after="0" w:line="240" w:lineRule="auto"/>
        <w:rPr>
          <w:sz w:val="24"/>
        </w:rPr>
      </w:pPr>
      <w:r>
        <w:rPr>
          <w:sz w:val="24"/>
        </w:rPr>
        <w:tab/>
      </w:r>
      <w:r w:rsidRPr="00611E17">
        <w:rPr>
          <w:sz w:val="24"/>
        </w:rPr>
        <w:t>/java_encapsulation.htm</w:t>
      </w:r>
      <w:r>
        <w:rPr>
          <w:sz w:val="24"/>
        </w:rPr>
        <w:t>.</w:t>
      </w:r>
    </w:p>
    <w:sectPr w:rsidR="005A581C" w:rsidRPr="005A581C" w:rsidSect="00F60BC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EB7D06" w14:textId="77777777" w:rsidR="00557AD1" w:rsidRDefault="00557AD1" w:rsidP="00F60BC7">
      <w:pPr>
        <w:spacing w:after="0" w:line="240" w:lineRule="auto"/>
      </w:pPr>
      <w:r>
        <w:separator/>
      </w:r>
    </w:p>
  </w:endnote>
  <w:endnote w:type="continuationSeparator" w:id="0">
    <w:p w14:paraId="0C07E791" w14:textId="77777777" w:rsidR="00557AD1" w:rsidRDefault="00557AD1" w:rsidP="00F60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9998090"/>
      <w:docPartObj>
        <w:docPartGallery w:val="Page Numbers (Bottom of Page)"/>
        <w:docPartUnique/>
      </w:docPartObj>
    </w:sdtPr>
    <w:sdtEndPr>
      <w:rPr>
        <w:noProof/>
        <w:sz w:val="24"/>
      </w:rPr>
    </w:sdtEndPr>
    <w:sdtContent>
      <w:p w14:paraId="5D6223C0" w14:textId="7808E910" w:rsidR="00B64FB5" w:rsidRPr="004F5E0D" w:rsidRDefault="00B64FB5">
        <w:pPr>
          <w:pStyle w:val="Footer"/>
          <w:jc w:val="center"/>
          <w:rPr>
            <w:sz w:val="24"/>
          </w:rPr>
        </w:pPr>
        <w:r w:rsidRPr="004F5E0D">
          <w:rPr>
            <w:sz w:val="24"/>
          </w:rPr>
          <w:fldChar w:fldCharType="begin"/>
        </w:r>
        <w:r w:rsidRPr="004F5E0D">
          <w:rPr>
            <w:sz w:val="24"/>
          </w:rPr>
          <w:instrText xml:space="preserve"> PAGE   \* MERGEFORMAT </w:instrText>
        </w:r>
        <w:r w:rsidRPr="004F5E0D">
          <w:rPr>
            <w:sz w:val="24"/>
          </w:rPr>
          <w:fldChar w:fldCharType="separate"/>
        </w:r>
        <w:r w:rsidR="003D5CC6">
          <w:rPr>
            <w:noProof/>
            <w:sz w:val="24"/>
          </w:rPr>
          <w:t>67</w:t>
        </w:r>
        <w:r w:rsidRPr="004F5E0D">
          <w:rPr>
            <w:noProof/>
            <w:sz w:val="24"/>
          </w:rPr>
          <w:fldChar w:fldCharType="end"/>
        </w:r>
      </w:p>
    </w:sdtContent>
  </w:sdt>
  <w:p w14:paraId="4151CEC6" w14:textId="77777777" w:rsidR="00B64FB5" w:rsidRDefault="00B64F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E175E1" w14:textId="77777777" w:rsidR="00557AD1" w:rsidRDefault="00557AD1" w:rsidP="00F60BC7">
      <w:pPr>
        <w:spacing w:after="0" w:line="240" w:lineRule="auto"/>
      </w:pPr>
      <w:r>
        <w:separator/>
      </w:r>
    </w:p>
  </w:footnote>
  <w:footnote w:type="continuationSeparator" w:id="0">
    <w:p w14:paraId="2BB22F34" w14:textId="77777777" w:rsidR="00557AD1" w:rsidRDefault="00557AD1" w:rsidP="00F60B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4FEF"/>
    <w:multiLevelType w:val="multilevel"/>
    <w:tmpl w:val="20EEA35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 w15:restartNumberingAfterBreak="0">
    <w:nsid w:val="00F553B3"/>
    <w:multiLevelType w:val="multilevel"/>
    <w:tmpl w:val="26AE4D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 w15:restartNumberingAfterBreak="0">
    <w:nsid w:val="019438EE"/>
    <w:multiLevelType w:val="multilevel"/>
    <w:tmpl w:val="20EEA35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3" w15:restartNumberingAfterBreak="0">
    <w:nsid w:val="019A1348"/>
    <w:multiLevelType w:val="multilevel"/>
    <w:tmpl w:val="B9D48C6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4" w15:restartNumberingAfterBreak="0">
    <w:nsid w:val="01F71B6D"/>
    <w:multiLevelType w:val="hybridMultilevel"/>
    <w:tmpl w:val="D428A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3396188"/>
    <w:multiLevelType w:val="hybridMultilevel"/>
    <w:tmpl w:val="B45E0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3EC2C88"/>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7" w15:restartNumberingAfterBreak="0">
    <w:nsid w:val="054B3564"/>
    <w:multiLevelType w:val="multilevel"/>
    <w:tmpl w:val="B9D48C6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8" w15:restartNumberingAfterBreak="0">
    <w:nsid w:val="055F4663"/>
    <w:multiLevelType w:val="multilevel"/>
    <w:tmpl w:val="B9D48C6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9" w15:restartNumberingAfterBreak="0">
    <w:nsid w:val="05A53A6D"/>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0" w15:restartNumberingAfterBreak="0">
    <w:nsid w:val="05C03841"/>
    <w:multiLevelType w:val="multilevel"/>
    <w:tmpl w:val="26AE4D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1" w15:restartNumberingAfterBreak="0">
    <w:nsid w:val="063C610A"/>
    <w:multiLevelType w:val="multilevel"/>
    <w:tmpl w:val="20EEA35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2" w15:restartNumberingAfterBreak="0">
    <w:nsid w:val="08597EDB"/>
    <w:multiLevelType w:val="multilevel"/>
    <w:tmpl w:val="B9D48C6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3" w15:restartNumberingAfterBreak="0">
    <w:nsid w:val="09367B2D"/>
    <w:multiLevelType w:val="hybridMultilevel"/>
    <w:tmpl w:val="669037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9455249"/>
    <w:multiLevelType w:val="multilevel"/>
    <w:tmpl w:val="26AE4D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5" w15:restartNumberingAfterBreak="0">
    <w:nsid w:val="0C4E40CF"/>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6" w15:restartNumberingAfterBreak="0">
    <w:nsid w:val="0C816ADD"/>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7" w15:restartNumberingAfterBreak="0">
    <w:nsid w:val="0C891882"/>
    <w:multiLevelType w:val="multilevel"/>
    <w:tmpl w:val="20EEA35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8" w15:restartNumberingAfterBreak="0">
    <w:nsid w:val="0D86794E"/>
    <w:multiLevelType w:val="multilevel"/>
    <w:tmpl w:val="B6207C6E"/>
    <w:lvl w:ilvl="0">
      <w:start w:val="1"/>
      <w:numFmt w:val="decimal"/>
      <w:lvlText w:val="%1."/>
      <w:lvlJc w:val="left"/>
      <w:pPr>
        <w:ind w:left="0" w:firstLine="360"/>
      </w:pPr>
      <w:rPr>
        <w:rFonts w:ascii="Times New Roman" w:hAnsi="Times New Roman" w:cs="Times New Roman" w:hint="default"/>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9" w15:restartNumberingAfterBreak="0">
    <w:nsid w:val="0EBC70CF"/>
    <w:multiLevelType w:val="hybridMultilevel"/>
    <w:tmpl w:val="1E7E4A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0F3763C3"/>
    <w:multiLevelType w:val="multilevel"/>
    <w:tmpl w:val="20EEA35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1" w15:restartNumberingAfterBreak="0">
    <w:nsid w:val="132D54C5"/>
    <w:multiLevelType w:val="multilevel"/>
    <w:tmpl w:val="20EEA35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2" w15:restartNumberingAfterBreak="0">
    <w:nsid w:val="150632C2"/>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3" w15:restartNumberingAfterBreak="0">
    <w:nsid w:val="15AF00FF"/>
    <w:multiLevelType w:val="hybridMultilevel"/>
    <w:tmpl w:val="B6F09AF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8EB29A4"/>
    <w:multiLevelType w:val="multilevel"/>
    <w:tmpl w:val="26AE4D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5" w15:restartNumberingAfterBreak="0">
    <w:nsid w:val="1B524382"/>
    <w:multiLevelType w:val="multilevel"/>
    <w:tmpl w:val="B9D48C6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6" w15:restartNumberingAfterBreak="0">
    <w:nsid w:val="1CB63A2F"/>
    <w:multiLevelType w:val="multilevel"/>
    <w:tmpl w:val="B9D48C6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7" w15:restartNumberingAfterBreak="0">
    <w:nsid w:val="1DA914AD"/>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8" w15:restartNumberingAfterBreak="0">
    <w:nsid w:val="1DB90901"/>
    <w:multiLevelType w:val="hybridMultilevel"/>
    <w:tmpl w:val="2DCC60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DEC1A89"/>
    <w:multiLevelType w:val="multilevel"/>
    <w:tmpl w:val="20EEA35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30" w15:restartNumberingAfterBreak="0">
    <w:nsid w:val="22723351"/>
    <w:multiLevelType w:val="multilevel"/>
    <w:tmpl w:val="20EEA35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31" w15:restartNumberingAfterBreak="0">
    <w:nsid w:val="23BD45AA"/>
    <w:multiLevelType w:val="multilevel"/>
    <w:tmpl w:val="26AE4D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32" w15:restartNumberingAfterBreak="0">
    <w:nsid w:val="27813E33"/>
    <w:multiLevelType w:val="multilevel"/>
    <w:tmpl w:val="26AE4D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33" w15:restartNumberingAfterBreak="0">
    <w:nsid w:val="2816006A"/>
    <w:multiLevelType w:val="multilevel"/>
    <w:tmpl w:val="26AE4D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34" w15:restartNumberingAfterBreak="0">
    <w:nsid w:val="28EF143E"/>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35" w15:restartNumberingAfterBreak="0">
    <w:nsid w:val="2AA66BC6"/>
    <w:multiLevelType w:val="multilevel"/>
    <w:tmpl w:val="26AE4D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36" w15:restartNumberingAfterBreak="0">
    <w:nsid w:val="2AEF432D"/>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37" w15:restartNumberingAfterBreak="0">
    <w:nsid w:val="2C3C36EE"/>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38" w15:restartNumberingAfterBreak="0">
    <w:nsid w:val="2C8A61E6"/>
    <w:multiLevelType w:val="multilevel"/>
    <w:tmpl w:val="20EEA35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39" w15:restartNumberingAfterBreak="0">
    <w:nsid w:val="2F811C27"/>
    <w:multiLevelType w:val="multilevel"/>
    <w:tmpl w:val="26AE4D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40" w15:restartNumberingAfterBreak="0">
    <w:nsid w:val="317639D1"/>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41" w15:restartNumberingAfterBreak="0">
    <w:nsid w:val="33336F2A"/>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42" w15:restartNumberingAfterBreak="0">
    <w:nsid w:val="34554D1F"/>
    <w:multiLevelType w:val="multilevel"/>
    <w:tmpl w:val="20EEA35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43" w15:restartNumberingAfterBreak="0">
    <w:nsid w:val="35B06DE3"/>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44" w15:restartNumberingAfterBreak="0">
    <w:nsid w:val="36E81F32"/>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45" w15:restartNumberingAfterBreak="0">
    <w:nsid w:val="37643E5E"/>
    <w:multiLevelType w:val="hybridMultilevel"/>
    <w:tmpl w:val="CBB437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83E7134"/>
    <w:multiLevelType w:val="multilevel"/>
    <w:tmpl w:val="20EEA35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47" w15:restartNumberingAfterBreak="0">
    <w:nsid w:val="38FF3CAF"/>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48" w15:restartNumberingAfterBreak="0">
    <w:nsid w:val="3B04446B"/>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49" w15:restartNumberingAfterBreak="0">
    <w:nsid w:val="3B2C33C5"/>
    <w:multiLevelType w:val="multilevel"/>
    <w:tmpl w:val="B9D48C6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50" w15:restartNumberingAfterBreak="0">
    <w:nsid w:val="3BCC394C"/>
    <w:multiLevelType w:val="hybridMultilevel"/>
    <w:tmpl w:val="CE8A0D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CA6624E"/>
    <w:multiLevelType w:val="hybridMultilevel"/>
    <w:tmpl w:val="462A37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3CD02E4C"/>
    <w:multiLevelType w:val="hybridMultilevel"/>
    <w:tmpl w:val="933E1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3E48150F"/>
    <w:multiLevelType w:val="multilevel"/>
    <w:tmpl w:val="26AE4D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54" w15:restartNumberingAfterBreak="0">
    <w:nsid w:val="3FC11DFD"/>
    <w:multiLevelType w:val="hybridMultilevel"/>
    <w:tmpl w:val="35F427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0140246"/>
    <w:multiLevelType w:val="multilevel"/>
    <w:tmpl w:val="B9D48C6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56" w15:restartNumberingAfterBreak="0">
    <w:nsid w:val="40CA5803"/>
    <w:multiLevelType w:val="multilevel"/>
    <w:tmpl w:val="B9D48C6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57" w15:restartNumberingAfterBreak="0">
    <w:nsid w:val="41E125B0"/>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58" w15:restartNumberingAfterBreak="0">
    <w:nsid w:val="42C13A32"/>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59" w15:restartNumberingAfterBreak="0">
    <w:nsid w:val="42F44B98"/>
    <w:multiLevelType w:val="hybridMultilevel"/>
    <w:tmpl w:val="8EE678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3F017FB"/>
    <w:multiLevelType w:val="hybridMultilevel"/>
    <w:tmpl w:val="6E182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4F94736"/>
    <w:multiLevelType w:val="multilevel"/>
    <w:tmpl w:val="B9D48C6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62" w15:restartNumberingAfterBreak="0">
    <w:nsid w:val="466725A9"/>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63" w15:restartNumberingAfterBreak="0">
    <w:nsid w:val="484A74C3"/>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64" w15:restartNumberingAfterBreak="0">
    <w:nsid w:val="485F22BF"/>
    <w:multiLevelType w:val="hybridMultilevel"/>
    <w:tmpl w:val="707821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4A4B6C87"/>
    <w:multiLevelType w:val="multilevel"/>
    <w:tmpl w:val="26AE4D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66" w15:restartNumberingAfterBreak="0">
    <w:nsid w:val="4AF4456F"/>
    <w:multiLevelType w:val="multilevel"/>
    <w:tmpl w:val="20EEA35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67" w15:restartNumberingAfterBreak="0">
    <w:nsid w:val="4CFC198C"/>
    <w:multiLevelType w:val="multilevel"/>
    <w:tmpl w:val="26AE4D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68" w15:restartNumberingAfterBreak="0">
    <w:nsid w:val="4D4B6B21"/>
    <w:multiLevelType w:val="multilevel"/>
    <w:tmpl w:val="B9D48C6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69" w15:restartNumberingAfterBreak="0">
    <w:nsid w:val="4DF1630A"/>
    <w:multiLevelType w:val="hybridMultilevel"/>
    <w:tmpl w:val="49327F90"/>
    <w:lvl w:ilvl="0" w:tplc="F20A1E8E">
      <w:start w:val="2"/>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E112096"/>
    <w:multiLevelType w:val="hybridMultilevel"/>
    <w:tmpl w:val="1B062310"/>
    <w:lvl w:ilvl="0" w:tplc="A2FE69A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FB520DC"/>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72" w15:restartNumberingAfterBreak="0">
    <w:nsid w:val="510A315B"/>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73" w15:restartNumberingAfterBreak="0">
    <w:nsid w:val="535D5EA2"/>
    <w:multiLevelType w:val="multilevel"/>
    <w:tmpl w:val="20EEA35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74" w15:restartNumberingAfterBreak="0">
    <w:nsid w:val="54C971F2"/>
    <w:multiLevelType w:val="multilevel"/>
    <w:tmpl w:val="52284C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5" w15:restartNumberingAfterBreak="0">
    <w:nsid w:val="55EA45EC"/>
    <w:multiLevelType w:val="hybridMultilevel"/>
    <w:tmpl w:val="7BAE5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56762974"/>
    <w:multiLevelType w:val="hybridMultilevel"/>
    <w:tmpl w:val="0A6C29E6"/>
    <w:lvl w:ilvl="0" w:tplc="B3E6194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7" w15:restartNumberingAfterBreak="0">
    <w:nsid w:val="584062E9"/>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78" w15:restartNumberingAfterBreak="0">
    <w:nsid w:val="58987D8F"/>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79" w15:restartNumberingAfterBreak="0">
    <w:nsid w:val="58BA20AB"/>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80" w15:restartNumberingAfterBreak="0">
    <w:nsid w:val="58E63B25"/>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81" w15:restartNumberingAfterBreak="0">
    <w:nsid w:val="5A924C3E"/>
    <w:multiLevelType w:val="hybridMultilevel"/>
    <w:tmpl w:val="7A50C66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2" w15:restartNumberingAfterBreak="0">
    <w:nsid w:val="5B272763"/>
    <w:multiLevelType w:val="hybridMultilevel"/>
    <w:tmpl w:val="903E1F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5C3640F3"/>
    <w:multiLevelType w:val="multilevel"/>
    <w:tmpl w:val="B9D48C6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84" w15:restartNumberingAfterBreak="0">
    <w:nsid w:val="5FA6313F"/>
    <w:multiLevelType w:val="multilevel"/>
    <w:tmpl w:val="B9D48C6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85" w15:restartNumberingAfterBreak="0">
    <w:nsid w:val="60252856"/>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86" w15:restartNumberingAfterBreak="0">
    <w:nsid w:val="60601A93"/>
    <w:multiLevelType w:val="hybridMultilevel"/>
    <w:tmpl w:val="6C267D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61460803"/>
    <w:multiLevelType w:val="multilevel"/>
    <w:tmpl w:val="20EEA35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88" w15:restartNumberingAfterBreak="0">
    <w:nsid w:val="620A5400"/>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89" w15:restartNumberingAfterBreak="0">
    <w:nsid w:val="62411869"/>
    <w:multiLevelType w:val="multilevel"/>
    <w:tmpl w:val="26AE4D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90" w15:restartNumberingAfterBreak="0">
    <w:nsid w:val="62A10542"/>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91" w15:restartNumberingAfterBreak="0">
    <w:nsid w:val="62AE719E"/>
    <w:multiLevelType w:val="multilevel"/>
    <w:tmpl w:val="20EEA35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92" w15:restartNumberingAfterBreak="0">
    <w:nsid w:val="632256AD"/>
    <w:multiLevelType w:val="multilevel"/>
    <w:tmpl w:val="26AE4D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93" w15:restartNumberingAfterBreak="0">
    <w:nsid w:val="6391714F"/>
    <w:multiLevelType w:val="hybridMultilevel"/>
    <w:tmpl w:val="66A072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669C3B98"/>
    <w:multiLevelType w:val="multilevel"/>
    <w:tmpl w:val="20EEA35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95" w15:restartNumberingAfterBreak="0">
    <w:nsid w:val="67917D89"/>
    <w:multiLevelType w:val="multilevel"/>
    <w:tmpl w:val="B9D48C6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96" w15:restartNumberingAfterBreak="0">
    <w:nsid w:val="69913F7B"/>
    <w:multiLevelType w:val="hybridMultilevel"/>
    <w:tmpl w:val="72B2A142"/>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7" w15:restartNumberingAfterBreak="0">
    <w:nsid w:val="699E26D6"/>
    <w:multiLevelType w:val="hybridMultilevel"/>
    <w:tmpl w:val="0D5C03C4"/>
    <w:lvl w:ilvl="0" w:tplc="04090001">
      <w:start w:val="1"/>
      <w:numFmt w:val="bullet"/>
      <w:lvlText w:val=""/>
      <w:lvlJc w:val="left"/>
      <w:pPr>
        <w:ind w:left="960" w:hanging="360"/>
      </w:pPr>
      <w:rPr>
        <w:rFonts w:ascii="Symbol" w:hAnsi="Symbol" w:hint="default"/>
      </w:rPr>
    </w:lvl>
    <w:lvl w:ilvl="1" w:tplc="04090003">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8" w15:restartNumberingAfterBreak="0">
    <w:nsid w:val="6ADF33A3"/>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99" w15:restartNumberingAfterBreak="0">
    <w:nsid w:val="6BA43A11"/>
    <w:multiLevelType w:val="multilevel"/>
    <w:tmpl w:val="B9D48C6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00" w15:restartNumberingAfterBreak="0">
    <w:nsid w:val="6BC3575D"/>
    <w:multiLevelType w:val="hybridMultilevel"/>
    <w:tmpl w:val="DB644640"/>
    <w:lvl w:ilvl="0" w:tplc="63367A1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D9412F2"/>
    <w:multiLevelType w:val="multilevel"/>
    <w:tmpl w:val="B9D48C6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02" w15:restartNumberingAfterBreak="0">
    <w:nsid w:val="70BA5652"/>
    <w:multiLevelType w:val="multilevel"/>
    <w:tmpl w:val="26AE4D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03" w15:restartNumberingAfterBreak="0">
    <w:nsid w:val="715F2856"/>
    <w:multiLevelType w:val="multilevel"/>
    <w:tmpl w:val="20EEA35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04" w15:restartNumberingAfterBreak="0">
    <w:nsid w:val="72433355"/>
    <w:multiLevelType w:val="hybridMultilevel"/>
    <w:tmpl w:val="F956E5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728F2423"/>
    <w:multiLevelType w:val="multilevel"/>
    <w:tmpl w:val="20EEA35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06" w15:restartNumberingAfterBreak="0">
    <w:nsid w:val="751A3742"/>
    <w:multiLevelType w:val="hybridMultilevel"/>
    <w:tmpl w:val="9704F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766603D4"/>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08" w15:restartNumberingAfterBreak="0">
    <w:nsid w:val="76823A55"/>
    <w:multiLevelType w:val="multilevel"/>
    <w:tmpl w:val="26AE4D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09" w15:restartNumberingAfterBreak="0">
    <w:nsid w:val="77FB1F12"/>
    <w:multiLevelType w:val="multilevel"/>
    <w:tmpl w:val="B9D48C6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10" w15:restartNumberingAfterBreak="0">
    <w:nsid w:val="791C68B0"/>
    <w:multiLevelType w:val="hybridMultilevel"/>
    <w:tmpl w:val="D6ECD1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795A3426"/>
    <w:multiLevelType w:val="multilevel"/>
    <w:tmpl w:val="26AE4D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12" w15:restartNumberingAfterBreak="0">
    <w:nsid w:val="79B31A03"/>
    <w:multiLevelType w:val="multilevel"/>
    <w:tmpl w:val="20EEA35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13" w15:restartNumberingAfterBreak="0">
    <w:nsid w:val="79CB2EDA"/>
    <w:multiLevelType w:val="multilevel"/>
    <w:tmpl w:val="26AE4D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14" w15:restartNumberingAfterBreak="0">
    <w:nsid w:val="79DC32B5"/>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15" w15:restartNumberingAfterBreak="0">
    <w:nsid w:val="7A9D290A"/>
    <w:multiLevelType w:val="multilevel"/>
    <w:tmpl w:val="20EEA35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16" w15:restartNumberingAfterBreak="0">
    <w:nsid w:val="7B4B301C"/>
    <w:multiLevelType w:val="multilevel"/>
    <w:tmpl w:val="B9D48C6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17" w15:restartNumberingAfterBreak="0">
    <w:nsid w:val="7B4C7322"/>
    <w:multiLevelType w:val="hybridMultilevel"/>
    <w:tmpl w:val="65362F9A"/>
    <w:lvl w:ilvl="0" w:tplc="1A56C244">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B5A05AE"/>
    <w:multiLevelType w:val="multilevel"/>
    <w:tmpl w:val="B9D48C6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19" w15:restartNumberingAfterBreak="0">
    <w:nsid w:val="7C1037DB"/>
    <w:multiLevelType w:val="multilevel"/>
    <w:tmpl w:val="52284CE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20" w15:restartNumberingAfterBreak="0">
    <w:nsid w:val="7D1D20A0"/>
    <w:multiLevelType w:val="multilevel"/>
    <w:tmpl w:val="26AE4D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21" w15:restartNumberingAfterBreak="0">
    <w:nsid w:val="7D921A67"/>
    <w:multiLevelType w:val="multilevel"/>
    <w:tmpl w:val="26AE4D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2" w15:restartNumberingAfterBreak="0">
    <w:nsid w:val="7E834BB1"/>
    <w:multiLevelType w:val="hybridMultilevel"/>
    <w:tmpl w:val="D52A537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3" w15:restartNumberingAfterBreak="0">
    <w:nsid w:val="7F356A28"/>
    <w:multiLevelType w:val="multilevel"/>
    <w:tmpl w:val="B9D48C6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22"/>
  </w:num>
  <w:num w:numId="2">
    <w:abstractNumId w:val="96"/>
  </w:num>
  <w:num w:numId="3">
    <w:abstractNumId w:val="76"/>
  </w:num>
  <w:num w:numId="4">
    <w:abstractNumId w:val="81"/>
  </w:num>
  <w:num w:numId="5">
    <w:abstractNumId w:val="86"/>
  </w:num>
  <w:num w:numId="6">
    <w:abstractNumId w:val="5"/>
  </w:num>
  <w:num w:numId="7">
    <w:abstractNumId w:val="60"/>
  </w:num>
  <w:num w:numId="8">
    <w:abstractNumId w:val="50"/>
  </w:num>
  <w:num w:numId="9">
    <w:abstractNumId w:val="51"/>
  </w:num>
  <w:num w:numId="10">
    <w:abstractNumId w:val="70"/>
  </w:num>
  <w:num w:numId="11">
    <w:abstractNumId w:val="82"/>
  </w:num>
  <w:num w:numId="12">
    <w:abstractNumId w:val="52"/>
  </w:num>
  <w:num w:numId="13">
    <w:abstractNumId w:val="104"/>
  </w:num>
  <w:num w:numId="14">
    <w:abstractNumId w:val="106"/>
  </w:num>
  <w:num w:numId="15">
    <w:abstractNumId w:val="110"/>
  </w:num>
  <w:num w:numId="16">
    <w:abstractNumId w:val="4"/>
  </w:num>
  <w:num w:numId="17">
    <w:abstractNumId w:val="121"/>
  </w:num>
  <w:num w:numId="18">
    <w:abstractNumId w:val="123"/>
  </w:num>
  <w:num w:numId="19">
    <w:abstractNumId w:val="87"/>
  </w:num>
  <w:num w:numId="20">
    <w:abstractNumId w:val="74"/>
  </w:num>
  <w:num w:numId="21">
    <w:abstractNumId w:val="117"/>
  </w:num>
  <w:num w:numId="22">
    <w:abstractNumId w:val="69"/>
  </w:num>
  <w:num w:numId="23">
    <w:abstractNumId w:val="26"/>
  </w:num>
  <w:num w:numId="24">
    <w:abstractNumId w:val="91"/>
  </w:num>
  <w:num w:numId="25">
    <w:abstractNumId w:val="1"/>
  </w:num>
  <w:num w:numId="26">
    <w:abstractNumId w:val="71"/>
  </w:num>
  <w:num w:numId="27">
    <w:abstractNumId w:val="83"/>
  </w:num>
  <w:num w:numId="28">
    <w:abstractNumId w:val="115"/>
  </w:num>
  <w:num w:numId="29">
    <w:abstractNumId w:val="33"/>
  </w:num>
  <w:num w:numId="30">
    <w:abstractNumId w:val="22"/>
  </w:num>
  <w:num w:numId="31">
    <w:abstractNumId w:val="109"/>
  </w:num>
  <w:num w:numId="32">
    <w:abstractNumId w:val="30"/>
  </w:num>
  <w:num w:numId="33">
    <w:abstractNumId w:val="89"/>
  </w:num>
  <w:num w:numId="34">
    <w:abstractNumId w:val="37"/>
  </w:num>
  <w:num w:numId="35">
    <w:abstractNumId w:val="63"/>
  </w:num>
  <w:num w:numId="36">
    <w:abstractNumId w:val="54"/>
  </w:num>
  <w:num w:numId="37">
    <w:abstractNumId w:val="55"/>
  </w:num>
  <w:num w:numId="38">
    <w:abstractNumId w:val="103"/>
  </w:num>
  <w:num w:numId="39">
    <w:abstractNumId w:val="31"/>
  </w:num>
  <w:num w:numId="40">
    <w:abstractNumId w:val="79"/>
  </w:num>
  <w:num w:numId="41">
    <w:abstractNumId w:val="68"/>
  </w:num>
  <w:num w:numId="42">
    <w:abstractNumId w:val="38"/>
  </w:num>
  <w:num w:numId="43">
    <w:abstractNumId w:val="120"/>
  </w:num>
  <w:num w:numId="44">
    <w:abstractNumId w:val="57"/>
  </w:num>
  <w:num w:numId="45">
    <w:abstractNumId w:val="114"/>
  </w:num>
  <w:num w:numId="46">
    <w:abstractNumId w:val="61"/>
  </w:num>
  <w:num w:numId="47">
    <w:abstractNumId w:val="29"/>
  </w:num>
  <w:num w:numId="48">
    <w:abstractNumId w:val="53"/>
  </w:num>
  <w:num w:numId="49">
    <w:abstractNumId w:val="27"/>
  </w:num>
  <w:num w:numId="50">
    <w:abstractNumId w:val="12"/>
  </w:num>
  <w:num w:numId="51">
    <w:abstractNumId w:val="94"/>
  </w:num>
  <w:num w:numId="52">
    <w:abstractNumId w:val="111"/>
  </w:num>
  <w:num w:numId="53">
    <w:abstractNumId w:val="77"/>
  </w:num>
  <w:num w:numId="54">
    <w:abstractNumId w:val="118"/>
  </w:num>
  <w:num w:numId="55">
    <w:abstractNumId w:val="2"/>
  </w:num>
  <w:num w:numId="56">
    <w:abstractNumId w:val="67"/>
  </w:num>
  <w:num w:numId="57">
    <w:abstractNumId w:val="72"/>
  </w:num>
  <w:num w:numId="58">
    <w:abstractNumId w:val="8"/>
  </w:num>
  <w:num w:numId="59">
    <w:abstractNumId w:val="0"/>
  </w:num>
  <w:num w:numId="60">
    <w:abstractNumId w:val="65"/>
  </w:num>
  <w:num w:numId="61">
    <w:abstractNumId w:val="44"/>
  </w:num>
  <w:num w:numId="62">
    <w:abstractNumId w:val="25"/>
  </w:num>
  <w:num w:numId="63">
    <w:abstractNumId w:val="20"/>
  </w:num>
  <w:num w:numId="64">
    <w:abstractNumId w:val="113"/>
  </w:num>
  <w:num w:numId="65">
    <w:abstractNumId w:val="34"/>
  </w:num>
  <w:num w:numId="66">
    <w:abstractNumId w:val="101"/>
  </w:num>
  <w:num w:numId="67">
    <w:abstractNumId w:val="17"/>
  </w:num>
  <w:num w:numId="68">
    <w:abstractNumId w:val="92"/>
  </w:num>
  <w:num w:numId="69">
    <w:abstractNumId w:val="88"/>
  </w:num>
  <w:num w:numId="70">
    <w:abstractNumId w:val="84"/>
  </w:num>
  <w:num w:numId="71">
    <w:abstractNumId w:val="11"/>
  </w:num>
  <w:num w:numId="72">
    <w:abstractNumId w:val="14"/>
  </w:num>
  <w:num w:numId="73">
    <w:abstractNumId w:val="107"/>
  </w:num>
  <w:num w:numId="74">
    <w:abstractNumId w:val="49"/>
  </w:num>
  <w:num w:numId="75">
    <w:abstractNumId w:val="46"/>
  </w:num>
  <w:num w:numId="76">
    <w:abstractNumId w:val="39"/>
  </w:num>
  <w:num w:numId="77">
    <w:abstractNumId w:val="41"/>
  </w:num>
  <w:num w:numId="78">
    <w:abstractNumId w:val="95"/>
  </w:num>
  <w:num w:numId="79">
    <w:abstractNumId w:val="66"/>
  </w:num>
  <w:num w:numId="80">
    <w:abstractNumId w:val="10"/>
  </w:num>
  <w:num w:numId="81">
    <w:abstractNumId w:val="85"/>
  </w:num>
  <w:num w:numId="82">
    <w:abstractNumId w:val="116"/>
  </w:num>
  <w:num w:numId="83">
    <w:abstractNumId w:val="73"/>
  </w:num>
  <w:num w:numId="84">
    <w:abstractNumId w:val="35"/>
  </w:num>
  <w:num w:numId="85">
    <w:abstractNumId w:val="98"/>
  </w:num>
  <w:num w:numId="86">
    <w:abstractNumId w:val="7"/>
  </w:num>
  <w:num w:numId="87">
    <w:abstractNumId w:val="112"/>
  </w:num>
  <w:num w:numId="88">
    <w:abstractNumId w:val="32"/>
  </w:num>
  <w:num w:numId="89">
    <w:abstractNumId w:val="119"/>
  </w:num>
  <w:num w:numId="90">
    <w:abstractNumId w:val="56"/>
  </w:num>
  <w:num w:numId="91">
    <w:abstractNumId w:val="42"/>
  </w:num>
  <w:num w:numId="92">
    <w:abstractNumId w:val="102"/>
  </w:num>
  <w:num w:numId="93">
    <w:abstractNumId w:val="62"/>
  </w:num>
  <w:num w:numId="94">
    <w:abstractNumId w:val="3"/>
  </w:num>
  <w:num w:numId="95">
    <w:abstractNumId w:val="105"/>
  </w:num>
  <w:num w:numId="96">
    <w:abstractNumId w:val="24"/>
  </w:num>
  <w:num w:numId="97">
    <w:abstractNumId w:val="43"/>
  </w:num>
  <w:num w:numId="98">
    <w:abstractNumId w:val="6"/>
  </w:num>
  <w:num w:numId="99">
    <w:abstractNumId w:val="9"/>
  </w:num>
  <w:num w:numId="100">
    <w:abstractNumId w:val="58"/>
  </w:num>
  <w:num w:numId="101">
    <w:abstractNumId w:val="90"/>
  </w:num>
  <w:num w:numId="102">
    <w:abstractNumId w:val="16"/>
  </w:num>
  <w:num w:numId="103">
    <w:abstractNumId w:val="47"/>
  </w:num>
  <w:num w:numId="104">
    <w:abstractNumId w:val="40"/>
  </w:num>
  <w:num w:numId="105">
    <w:abstractNumId w:val="15"/>
  </w:num>
  <w:num w:numId="106">
    <w:abstractNumId w:val="78"/>
  </w:num>
  <w:num w:numId="107">
    <w:abstractNumId w:val="48"/>
  </w:num>
  <w:num w:numId="108">
    <w:abstractNumId w:val="18"/>
  </w:num>
  <w:num w:numId="109">
    <w:abstractNumId w:val="21"/>
  </w:num>
  <w:num w:numId="110">
    <w:abstractNumId w:val="108"/>
  </w:num>
  <w:num w:numId="111">
    <w:abstractNumId w:val="99"/>
  </w:num>
  <w:num w:numId="112">
    <w:abstractNumId w:val="80"/>
  </w:num>
  <w:num w:numId="113">
    <w:abstractNumId w:val="36"/>
  </w:num>
  <w:num w:numId="114">
    <w:abstractNumId w:val="97"/>
  </w:num>
  <w:num w:numId="115">
    <w:abstractNumId w:val="19"/>
  </w:num>
  <w:num w:numId="116">
    <w:abstractNumId w:val="100"/>
  </w:num>
  <w:num w:numId="117">
    <w:abstractNumId w:val="93"/>
  </w:num>
  <w:num w:numId="118">
    <w:abstractNumId w:val="13"/>
  </w:num>
  <w:num w:numId="119">
    <w:abstractNumId w:val="45"/>
  </w:num>
  <w:num w:numId="120">
    <w:abstractNumId w:val="64"/>
  </w:num>
  <w:num w:numId="121">
    <w:abstractNumId w:val="59"/>
  </w:num>
  <w:num w:numId="122">
    <w:abstractNumId w:val="75"/>
  </w:num>
  <w:num w:numId="123">
    <w:abstractNumId w:val="28"/>
  </w:num>
  <w:num w:numId="124">
    <w:abstractNumId w:val="23"/>
  </w:num>
  <w:numIdMacAtCleanup w:val="1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rah Davis">
    <w15:presenceInfo w15:providerId="AD" w15:userId="S-1-5-21-1534095646-1438609452-5522801-200785"/>
  </w15:person>
  <w15:person w15:author="Meet Shah">
    <w15:presenceInfo w15:providerId="AD" w15:userId="S-1-5-21-1534095646-1438609452-5522801-2659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M3MjQyMTMyMTQ2MjNW0lEKTi0uzszPAykwNK8FAA2dwSstAAAA"/>
  </w:docVars>
  <w:rsids>
    <w:rsidRoot w:val="00534DF5"/>
    <w:rsid w:val="00002B31"/>
    <w:rsid w:val="00005D5D"/>
    <w:rsid w:val="00005D9A"/>
    <w:rsid w:val="00011111"/>
    <w:rsid w:val="00013584"/>
    <w:rsid w:val="00014F8E"/>
    <w:rsid w:val="00015663"/>
    <w:rsid w:val="00015F43"/>
    <w:rsid w:val="0002018A"/>
    <w:rsid w:val="0002365A"/>
    <w:rsid w:val="000239B5"/>
    <w:rsid w:val="00024472"/>
    <w:rsid w:val="00031D2E"/>
    <w:rsid w:val="00031F6F"/>
    <w:rsid w:val="00032D4B"/>
    <w:rsid w:val="000341B8"/>
    <w:rsid w:val="00040CF6"/>
    <w:rsid w:val="00042445"/>
    <w:rsid w:val="00044BC0"/>
    <w:rsid w:val="00045DBA"/>
    <w:rsid w:val="00045EDE"/>
    <w:rsid w:val="00046D1C"/>
    <w:rsid w:val="00050993"/>
    <w:rsid w:val="00050F49"/>
    <w:rsid w:val="000529BF"/>
    <w:rsid w:val="00053C07"/>
    <w:rsid w:val="00056DA6"/>
    <w:rsid w:val="000574B1"/>
    <w:rsid w:val="00060F2F"/>
    <w:rsid w:val="00061210"/>
    <w:rsid w:val="000654FC"/>
    <w:rsid w:val="0006687D"/>
    <w:rsid w:val="00066F34"/>
    <w:rsid w:val="000732CB"/>
    <w:rsid w:val="00075583"/>
    <w:rsid w:val="00075E0B"/>
    <w:rsid w:val="00076317"/>
    <w:rsid w:val="000809B5"/>
    <w:rsid w:val="00084F98"/>
    <w:rsid w:val="00090ABB"/>
    <w:rsid w:val="00092464"/>
    <w:rsid w:val="000949BC"/>
    <w:rsid w:val="000A3283"/>
    <w:rsid w:val="000A57AA"/>
    <w:rsid w:val="000B120D"/>
    <w:rsid w:val="000B1A18"/>
    <w:rsid w:val="000B2514"/>
    <w:rsid w:val="000B44F5"/>
    <w:rsid w:val="000C157A"/>
    <w:rsid w:val="000C488B"/>
    <w:rsid w:val="000C5DD2"/>
    <w:rsid w:val="000D2534"/>
    <w:rsid w:val="000D2C75"/>
    <w:rsid w:val="000D55ED"/>
    <w:rsid w:val="000E5EC4"/>
    <w:rsid w:val="000F23BB"/>
    <w:rsid w:val="000F48E5"/>
    <w:rsid w:val="00102435"/>
    <w:rsid w:val="00106887"/>
    <w:rsid w:val="00107B3F"/>
    <w:rsid w:val="00113BE7"/>
    <w:rsid w:val="00117079"/>
    <w:rsid w:val="00117223"/>
    <w:rsid w:val="001315A8"/>
    <w:rsid w:val="00131846"/>
    <w:rsid w:val="00131A8F"/>
    <w:rsid w:val="00131F46"/>
    <w:rsid w:val="00132C33"/>
    <w:rsid w:val="00141703"/>
    <w:rsid w:val="00146335"/>
    <w:rsid w:val="00153820"/>
    <w:rsid w:val="001539D6"/>
    <w:rsid w:val="00155297"/>
    <w:rsid w:val="00155F18"/>
    <w:rsid w:val="001560EC"/>
    <w:rsid w:val="00156E94"/>
    <w:rsid w:val="001607FD"/>
    <w:rsid w:val="00160DBC"/>
    <w:rsid w:val="00166CD5"/>
    <w:rsid w:val="0017515E"/>
    <w:rsid w:val="00175363"/>
    <w:rsid w:val="00176171"/>
    <w:rsid w:val="00181174"/>
    <w:rsid w:val="00181DB6"/>
    <w:rsid w:val="0018239A"/>
    <w:rsid w:val="00183ED0"/>
    <w:rsid w:val="00191448"/>
    <w:rsid w:val="00192771"/>
    <w:rsid w:val="0019340C"/>
    <w:rsid w:val="001934D0"/>
    <w:rsid w:val="00194587"/>
    <w:rsid w:val="001A3B48"/>
    <w:rsid w:val="001B3DAE"/>
    <w:rsid w:val="001B654C"/>
    <w:rsid w:val="001B78B2"/>
    <w:rsid w:val="001C0632"/>
    <w:rsid w:val="001C3733"/>
    <w:rsid w:val="001D111F"/>
    <w:rsid w:val="001D2D5F"/>
    <w:rsid w:val="001D31A6"/>
    <w:rsid w:val="001D365A"/>
    <w:rsid w:val="001D3FA3"/>
    <w:rsid w:val="001D4B13"/>
    <w:rsid w:val="001D7AA5"/>
    <w:rsid w:val="001E17A9"/>
    <w:rsid w:val="001F3165"/>
    <w:rsid w:val="001F40EC"/>
    <w:rsid w:val="001F420C"/>
    <w:rsid w:val="001F6F9D"/>
    <w:rsid w:val="00200090"/>
    <w:rsid w:val="00200CB3"/>
    <w:rsid w:val="00202374"/>
    <w:rsid w:val="00204048"/>
    <w:rsid w:val="00205440"/>
    <w:rsid w:val="00206F9C"/>
    <w:rsid w:val="00207523"/>
    <w:rsid w:val="0020756A"/>
    <w:rsid w:val="00211CD6"/>
    <w:rsid w:val="002122FB"/>
    <w:rsid w:val="002138FA"/>
    <w:rsid w:val="002153A0"/>
    <w:rsid w:val="00215E8A"/>
    <w:rsid w:val="00222282"/>
    <w:rsid w:val="00224F50"/>
    <w:rsid w:val="002257D7"/>
    <w:rsid w:val="00232C69"/>
    <w:rsid w:val="00234ED8"/>
    <w:rsid w:val="0023530A"/>
    <w:rsid w:val="00235546"/>
    <w:rsid w:val="00235DBD"/>
    <w:rsid w:val="0023608C"/>
    <w:rsid w:val="00236A11"/>
    <w:rsid w:val="0024196D"/>
    <w:rsid w:val="00242C4D"/>
    <w:rsid w:val="00242FDC"/>
    <w:rsid w:val="00243E52"/>
    <w:rsid w:val="0024536C"/>
    <w:rsid w:val="002468C3"/>
    <w:rsid w:val="00252A74"/>
    <w:rsid w:val="00253F09"/>
    <w:rsid w:val="00255328"/>
    <w:rsid w:val="0025630B"/>
    <w:rsid w:val="002573C3"/>
    <w:rsid w:val="00257590"/>
    <w:rsid w:val="00260083"/>
    <w:rsid w:val="00260D36"/>
    <w:rsid w:val="00261BD4"/>
    <w:rsid w:val="00265295"/>
    <w:rsid w:val="00265A6F"/>
    <w:rsid w:val="0026604D"/>
    <w:rsid w:val="002671B1"/>
    <w:rsid w:val="00267FF9"/>
    <w:rsid w:val="00273B93"/>
    <w:rsid w:val="00275B69"/>
    <w:rsid w:val="00275F89"/>
    <w:rsid w:val="002813EC"/>
    <w:rsid w:val="00283D5F"/>
    <w:rsid w:val="00285E0B"/>
    <w:rsid w:val="00287886"/>
    <w:rsid w:val="00290AC5"/>
    <w:rsid w:val="00293767"/>
    <w:rsid w:val="00295580"/>
    <w:rsid w:val="00297E82"/>
    <w:rsid w:val="002B0590"/>
    <w:rsid w:val="002B2AE8"/>
    <w:rsid w:val="002B2F7A"/>
    <w:rsid w:val="002C179D"/>
    <w:rsid w:val="002C28A7"/>
    <w:rsid w:val="002C29D9"/>
    <w:rsid w:val="002C37B5"/>
    <w:rsid w:val="002C61DC"/>
    <w:rsid w:val="002C6A28"/>
    <w:rsid w:val="002C7007"/>
    <w:rsid w:val="002D6E31"/>
    <w:rsid w:val="002E123E"/>
    <w:rsid w:val="002E22D5"/>
    <w:rsid w:val="002E3D58"/>
    <w:rsid w:val="002E6C6F"/>
    <w:rsid w:val="002F39D7"/>
    <w:rsid w:val="002F3A1E"/>
    <w:rsid w:val="002F3DD2"/>
    <w:rsid w:val="002F4097"/>
    <w:rsid w:val="002F4337"/>
    <w:rsid w:val="002F711E"/>
    <w:rsid w:val="002F7802"/>
    <w:rsid w:val="002F7B22"/>
    <w:rsid w:val="003031B9"/>
    <w:rsid w:val="003073AA"/>
    <w:rsid w:val="00307B27"/>
    <w:rsid w:val="00314060"/>
    <w:rsid w:val="00315533"/>
    <w:rsid w:val="003162FF"/>
    <w:rsid w:val="00317B66"/>
    <w:rsid w:val="003261C6"/>
    <w:rsid w:val="00331AD6"/>
    <w:rsid w:val="00336834"/>
    <w:rsid w:val="0034060C"/>
    <w:rsid w:val="00340828"/>
    <w:rsid w:val="00340E5D"/>
    <w:rsid w:val="003455BC"/>
    <w:rsid w:val="003464AC"/>
    <w:rsid w:val="00347D15"/>
    <w:rsid w:val="003545E1"/>
    <w:rsid w:val="0035550D"/>
    <w:rsid w:val="00360B08"/>
    <w:rsid w:val="00362A36"/>
    <w:rsid w:val="00366A56"/>
    <w:rsid w:val="003729FF"/>
    <w:rsid w:val="0037352F"/>
    <w:rsid w:val="00377490"/>
    <w:rsid w:val="00380F3B"/>
    <w:rsid w:val="00384127"/>
    <w:rsid w:val="003854F5"/>
    <w:rsid w:val="00392CF9"/>
    <w:rsid w:val="00393368"/>
    <w:rsid w:val="003A08E9"/>
    <w:rsid w:val="003A0A63"/>
    <w:rsid w:val="003A256B"/>
    <w:rsid w:val="003C0316"/>
    <w:rsid w:val="003C1281"/>
    <w:rsid w:val="003C28C5"/>
    <w:rsid w:val="003C462B"/>
    <w:rsid w:val="003D02F3"/>
    <w:rsid w:val="003D080D"/>
    <w:rsid w:val="003D2CC2"/>
    <w:rsid w:val="003D46AA"/>
    <w:rsid w:val="003D51EE"/>
    <w:rsid w:val="003D5CC6"/>
    <w:rsid w:val="003D776A"/>
    <w:rsid w:val="003D7F3E"/>
    <w:rsid w:val="003E07A7"/>
    <w:rsid w:val="003E10B1"/>
    <w:rsid w:val="003E17F3"/>
    <w:rsid w:val="003E2436"/>
    <w:rsid w:val="003E67B1"/>
    <w:rsid w:val="003F4719"/>
    <w:rsid w:val="003F4DDF"/>
    <w:rsid w:val="003F4ED4"/>
    <w:rsid w:val="003F4F32"/>
    <w:rsid w:val="003F6601"/>
    <w:rsid w:val="00404B54"/>
    <w:rsid w:val="00417059"/>
    <w:rsid w:val="004170F1"/>
    <w:rsid w:val="00421D53"/>
    <w:rsid w:val="004221BE"/>
    <w:rsid w:val="004235D1"/>
    <w:rsid w:val="00425D2C"/>
    <w:rsid w:val="00426635"/>
    <w:rsid w:val="00427F65"/>
    <w:rsid w:val="00434317"/>
    <w:rsid w:val="00435614"/>
    <w:rsid w:val="00435B1F"/>
    <w:rsid w:val="0044098A"/>
    <w:rsid w:val="0044098E"/>
    <w:rsid w:val="00443CAF"/>
    <w:rsid w:val="00446E1F"/>
    <w:rsid w:val="00447AF0"/>
    <w:rsid w:val="00447C79"/>
    <w:rsid w:val="00452D80"/>
    <w:rsid w:val="00463F62"/>
    <w:rsid w:val="00466008"/>
    <w:rsid w:val="0046654B"/>
    <w:rsid w:val="0047012D"/>
    <w:rsid w:val="004704EB"/>
    <w:rsid w:val="004716E6"/>
    <w:rsid w:val="0047536E"/>
    <w:rsid w:val="00476DCD"/>
    <w:rsid w:val="00482B4A"/>
    <w:rsid w:val="00482EC0"/>
    <w:rsid w:val="00484653"/>
    <w:rsid w:val="00484A49"/>
    <w:rsid w:val="0048632E"/>
    <w:rsid w:val="0048648A"/>
    <w:rsid w:val="004905D0"/>
    <w:rsid w:val="004920CC"/>
    <w:rsid w:val="004929F7"/>
    <w:rsid w:val="004A1F06"/>
    <w:rsid w:val="004A3EB1"/>
    <w:rsid w:val="004A5586"/>
    <w:rsid w:val="004B0836"/>
    <w:rsid w:val="004B0A87"/>
    <w:rsid w:val="004B112C"/>
    <w:rsid w:val="004C0CE7"/>
    <w:rsid w:val="004C3AF8"/>
    <w:rsid w:val="004C3B35"/>
    <w:rsid w:val="004D0680"/>
    <w:rsid w:val="004D1931"/>
    <w:rsid w:val="004D70A6"/>
    <w:rsid w:val="004E25B5"/>
    <w:rsid w:val="004E28BC"/>
    <w:rsid w:val="004E4452"/>
    <w:rsid w:val="004E55E7"/>
    <w:rsid w:val="004E706C"/>
    <w:rsid w:val="004F0E46"/>
    <w:rsid w:val="004F348B"/>
    <w:rsid w:val="004F5E0D"/>
    <w:rsid w:val="004F77BF"/>
    <w:rsid w:val="00501AFB"/>
    <w:rsid w:val="00501E27"/>
    <w:rsid w:val="00506453"/>
    <w:rsid w:val="005065F9"/>
    <w:rsid w:val="00511B72"/>
    <w:rsid w:val="00511F76"/>
    <w:rsid w:val="00516984"/>
    <w:rsid w:val="00526F8F"/>
    <w:rsid w:val="0053057B"/>
    <w:rsid w:val="00534A74"/>
    <w:rsid w:val="00534DF5"/>
    <w:rsid w:val="00534F0A"/>
    <w:rsid w:val="00535605"/>
    <w:rsid w:val="00535EF9"/>
    <w:rsid w:val="00536F82"/>
    <w:rsid w:val="005374F0"/>
    <w:rsid w:val="00537A15"/>
    <w:rsid w:val="0054109B"/>
    <w:rsid w:val="00542ECA"/>
    <w:rsid w:val="00544AC9"/>
    <w:rsid w:val="0055255E"/>
    <w:rsid w:val="00555D04"/>
    <w:rsid w:val="00557AD1"/>
    <w:rsid w:val="005605A6"/>
    <w:rsid w:val="00560694"/>
    <w:rsid w:val="005609D9"/>
    <w:rsid w:val="00561CCE"/>
    <w:rsid w:val="00562A99"/>
    <w:rsid w:val="005674BE"/>
    <w:rsid w:val="005720B4"/>
    <w:rsid w:val="005721A6"/>
    <w:rsid w:val="0057267D"/>
    <w:rsid w:val="005729BD"/>
    <w:rsid w:val="005755D2"/>
    <w:rsid w:val="00576780"/>
    <w:rsid w:val="0058495C"/>
    <w:rsid w:val="00585925"/>
    <w:rsid w:val="00587A85"/>
    <w:rsid w:val="00590C15"/>
    <w:rsid w:val="005922C3"/>
    <w:rsid w:val="005939B5"/>
    <w:rsid w:val="005A3808"/>
    <w:rsid w:val="005A581C"/>
    <w:rsid w:val="005A75E1"/>
    <w:rsid w:val="005B038F"/>
    <w:rsid w:val="005B1C40"/>
    <w:rsid w:val="005B311C"/>
    <w:rsid w:val="005B471C"/>
    <w:rsid w:val="005B7E14"/>
    <w:rsid w:val="005C16E1"/>
    <w:rsid w:val="005C4879"/>
    <w:rsid w:val="005C51BC"/>
    <w:rsid w:val="005C6924"/>
    <w:rsid w:val="005C7502"/>
    <w:rsid w:val="005D1075"/>
    <w:rsid w:val="005E3474"/>
    <w:rsid w:val="005E6344"/>
    <w:rsid w:val="005E6BB7"/>
    <w:rsid w:val="005E6FE7"/>
    <w:rsid w:val="005F1831"/>
    <w:rsid w:val="005F42C3"/>
    <w:rsid w:val="005F5F49"/>
    <w:rsid w:val="005F616F"/>
    <w:rsid w:val="005F6188"/>
    <w:rsid w:val="005F669A"/>
    <w:rsid w:val="006017D8"/>
    <w:rsid w:val="00603E4D"/>
    <w:rsid w:val="00611353"/>
    <w:rsid w:val="00611362"/>
    <w:rsid w:val="006118B8"/>
    <w:rsid w:val="00611E4E"/>
    <w:rsid w:val="00616CDE"/>
    <w:rsid w:val="00617738"/>
    <w:rsid w:val="0062133C"/>
    <w:rsid w:val="006265F3"/>
    <w:rsid w:val="006268EF"/>
    <w:rsid w:val="00631182"/>
    <w:rsid w:val="00632B85"/>
    <w:rsid w:val="006350B2"/>
    <w:rsid w:val="00635449"/>
    <w:rsid w:val="006407BE"/>
    <w:rsid w:val="00645F77"/>
    <w:rsid w:val="006473AB"/>
    <w:rsid w:val="00647DB6"/>
    <w:rsid w:val="00652385"/>
    <w:rsid w:val="00660378"/>
    <w:rsid w:val="0066058B"/>
    <w:rsid w:val="00661C89"/>
    <w:rsid w:val="006623D8"/>
    <w:rsid w:val="0066707E"/>
    <w:rsid w:val="00667452"/>
    <w:rsid w:val="00671E38"/>
    <w:rsid w:val="00672D71"/>
    <w:rsid w:val="00675ABE"/>
    <w:rsid w:val="00677F6D"/>
    <w:rsid w:val="00681188"/>
    <w:rsid w:val="00681418"/>
    <w:rsid w:val="0068638F"/>
    <w:rsid w:val="0068792C"/>
    <w:rsid w:val="00691CAB"/>
    <w:rsid w:val="006929F9"/>
    <w:rsid w:val="00697A2F"/>
    <w:rsid w:val="00697A89"/>
    <w:rsid w:val="00697E91"/>
    <w:rsid w:val="006A6939"/>
    <w:rsid w:val="006A6D47"/>
    <w:rsid w:val="006A77D8"/>
    <w:rsid w:val="006B2BF6"/>
    <w:rsid w:val="006B4933"/>
    <w:rsid w:val="006C1676"/>
    <w:rsid w:val="006C50CB"/>
    <w:rsid w:val="006C7FB0"/>
    <w:rsid w:val="006D1EAB"/>
    <w:rsid w:val="006D3AB6"/>
    <w:rsid w:val="006D435C"/>
    <w:rsid w:val="006D557A"/>
    <w:rsid w:val="006E06BF"/>
    <w:rsid w:val="006E23C8"/>
    <w:rsid w:val="006F01FC"/>
    <w:rsid w:val="00713090"/>
    <w:rsid w:val="00713EE3"/>
    <w:rsid w:val="00714B8B"/>
    <w:rsid w:val="00723E02"/>
    <w:rsid w:val="00725157"/>
    <w:rsid w:val="00726A95"/>
    <w:rsid w:val="0073145B"/>
    <w:rsid w:val="00733BD6"/>
    <w:rsid w:val="00733E5E"/>
    <w:rsid w:val="00733F31"/>
    <w:rsid w:val="007349B3"/>
    <w:rsid w:val="007413CF"/>
    <w:rsid w:val="007459E5"/>
    <w:rsid w:val="00746E99"/>
    <w:rsid w:val="0075044E"/>
    <w:rsid w:val="00752011"/>
    <w:rsid w:val="007575B8"/>
    <w:rsid w:val="0076083F"/>
    <w:rsid w:val="00763884"/>
    <w:rsid w:val="0076612D"/>
    <w:rsid w:val="00766D12"/>
    <w:rsid w:val="00771D84"/>
    <w:rsid w:val="00775D4F"/>
    <w:rsid w:val="00777912"/>
    <w:rsid w:val="00781812"/>
    <w:rsid w:val="007917A8"/>
    <w:rsid w:val="0079236B"/>
    <w:rsid w:val="007963C1"/>
    <w:rsid w:val="007A19A7"/>
    <w:rsid w:val="007A1FD7"/>
    <w:rsid w:val="007A2D2F"/>
    <w:rsid w:val="007A747A"/>
    <w:rsid w:val="007B30D4"/>
    <w:rsid w:val="007C0773"/>
    <w:rsid w:val="007C0AAE"/>
    <w:rsid w:val="007C2E85"/>
    <w:rsid w:val="007C38E7"/>
    <w:rsid w:val="007C3EEC"/>
    <w:rsid w:val="007C49D0"/>
    <w:rsid w:val="007C4D3D"/>
    <w:rsid w:val="007C6B7B"/>
    <w:rsid w:val="007C6F56"/>
    <w:rsid w:val="007D24D7"/>
    <w:rsid w:val="007E08DD"/>
    <w:rsid w:val="007E37B2"/>
    <w:rsid w:val="007E628A"/>
    <w:rsid w:val="007F25DB"/>
    <w:rsid w:val="007F5218"/>
    <w:rsid w:val="00807395"/>
    <w:rsid w:val="00815104"/>
    <w:rsid w:val="00816E7A"/>
    <w:rsid w:val="0081779E"/>
    <w:rsid w:val="00817CDC"/>
    <w:rsid w:val="008235EF"/>
    <w:rsid w:val="00824B3C"/>
    <w:rsid w:val="00825D86"/>
    <w:rsid w:val="00827F0E"/>
    <w:rsid w:val="00832C7D"/>
    <w:rsid w:val="008331A3"/>
    <w:rsid w:val="008331D7"/>
    <w:rsid w:val="00833347"/>
    <w:rsid w:val="0083646F"/>
    <w:rsid w:val="00836711"/>
    <w:rsid w:val="008405B6"/>
    <w:rsid w:val="008406BC"/>
    <w:rsid w:val="00841298"/>
    <w:rsid w:val="0084403B"/>
    <w:rsid w:val="00847B9A"/>
    <w:rsid w:val="00850B59"/>
    <w:rsid w:val="008516C6"/>
    <w:rsid w:val="00853366"/>
    <w:rsid w:val="00856ACD"/>
    <w:rsid w:val="00856F71"/>
    <w:rsid w:val="00861957"/>
    <w:rsid w:val="008629CC"/>
    <w:rsid w:val="00862BA5"/>
    <w:rsid w:val="00862E31"/>
    <w:rsid w:val="0086358C"/>
    <w:rsid w:val="00864B22"/>
    <w:rsid w:val="00864DA4"/>
    <w:rsid w:val="00871CE4"/>
    <w:rsid w:val="00872AC0"/>
    <w:rsid w:val="00873E3F"/>
    <w:rsid w:val="008748FC"/>
    <w:rsid w:val="00880F11"/>
    <w:rsid w:val="00881103"/>
    <w:rsid w:val="00881617"/>
    <w:rsid w:val="008854A3"/>
    <w:rsid w:val="00887444"/>
    <w:rsid w:val="00891AD6"/>
    <w:rsid w:val="00895543"/>
    <w:rsid w:val="008A2EED"/>
    <w:rsid w:val="008A3345"/>
    <w:rsid w:val="008A355D"/>
    <w:rsid w:val="008A3E44"/>
    <w:rsid w:val="008B10CE"/>
    <w:rsid w:val="008B301E"/>
    <w:rsid w:val="008B3948"/>
    <w:rsid w:val="008B4F95"/>
    <w:rsid w:val="008B64B8"/>
    <w:rsid w:val="008B7906"/>
    <w:rsid w:val="008C1968"/>
    <w:rsid w:val="008C67E0"/>
    <w:rsid w:val="008C6B3F"/>
    <w:rsid w:val="008C6DA5"/>
    <w:rsid w:val="008C7835"/>
    <w:rsid w:val="008D188E"/>
    <w:rsid w:val="008D19B3"/>
    <w:rsid w:val="008D377E"/>
    <w:rsid w:val="008E09CB"/>
    <w:rsid w:val="008E3CC5"/>
    <w:rsid w:val="008E4884"/>
    <w:rsid w:val="008E5BFE"/>
    <w:rsid w:val="008E639F"/>
    <w:rsid w:val="008E6DA5"/>
    <w:rsid w:val="008F0154"/>
    <w:rsid w:val="008F0B74"/>
    <w:rsid w:val="008F1D77"/>
    <w:rsid w:val="008F2365"/>
    <w:rsid w:val="008F2943"/>
    <w:rsid w:val="00900E99"/>
    <w:rsid w:val="00906C05"/>
    <w:rsid w:val="00911947"/>
    <w:rsid w:val="00913415"/>
    <w:rsid w:val="00914407"/>
    <w:rsid w:val="0091442D"/>
    <w:rsid w:val="00917209"/>
    <w:rsid w:val="00920716"/>
    <w:rsid w:val="009220BD"/>
    <w:rsid w:val="00924C6A"/>
    <w:rsid w:val="00924F92"/>
    <w:rsid w:val="0093331C"/>
    <w:rsid w:val="00934B49"/>
    <w:rsid w:val="009351BB"/>
    <w:rsid w:val="00940AF0"/>
    <w:rsid w:val="009417CC"/>
    <w:rsid w:val="00941CCF"/>
    <w:rsid w:val="00942019"/>
    <w:rsid w:val="009432F4"/>
    <w:rsid w:val="00945A56"/>
    <w:rsid w:val="00947745"/>
    <w:rsid w:val="0095286E"/>
    <w:rsid w:val="009567B6"/>
    <w:rsid w:val="00957357"/>
    <w:rsid w:val="009624B8"/>
    <w:rsid w:val="00963937"/>
    <w:rsid w:val="009709AE"/>
    <w:rsid w:val="009723ED"/>
    <w:rsid w:val="00973941"/>
    <w:rsid w:val="009767BB"/>
    <w:rsid w:val="00983413"/>
    <w:rsid w:val="00983B91"/>
    <w:rsid w:val="0098413C"/>
    <w:rsid w:val="00984588"/>
    <w:rsid w:val="00990046"/>
    <w:rsid w:val="009940A5"/>
    <w:rsid w:val="0099574B"/>
    <w:rsid w:val="009A1E44"/>
    <w:rsid w:val="009A45D6"/>
    <w:rsid w:val="009A6328"/>
    <w:rsid w:val="009B3A61"/>
    <w:rsid w:val="009B650C"/>
    <w:rsid w:val="009C3078"/>
    <w:rsid w:val="009C4AD6"/>
    <w:rsid w:val="009C60FE"/>
    <w:rsid w:val="009C6999"/>
    <w:rsid w:val="009C7F71"/>
    <w:rsid w:val="009D0B37"/>
    <w:rsid w:val="009D0DAC"/>
    <w:rsid w:val="009D1CE7"/>
    <w:rsid w:val="009D2A88"/>
    <w:rsid w:val="009D302D"/>
    <w:rsid w:val="009D5801"/>
    <w:rsid w:val="009E38F2"/>
    <w:rsid w:val="009F1F20"/>
    <w:rsid w:val="009F295F"/>
    <w:rsid w:val="009F7FD1"/>
    <w:rsid w:val="00A00236"/>
    <w:rsid w:val="00A029AF"/>
    <w:rsid w:val="00A031CE"/>
    <w:rsid w:val="00A03778"/>
    <w:rsid w:val="00A132F3"/>
    <w:rsid w:val="00A15BF5"/>
    <w:rsid w:val="00A17CF0"/>
    <w:rsid w:val="00A21500"/>
    <w:rsid w:val="00A256A9"/>
    <w:rsid w:val="00A263F6"/>
    <w:rsid w:val="00A301D1"/>
    <w:rsid w:val="00A30D35"/>
    <w:rsid w:val="00A30F51"/>
    <w:rsid w:val="00A31203"/>
    <w:rsid w:val="00A31634"/>
    <w:rsid w:val="00A32E75"/>
    <w:rsid w:val="00A3343F"/>
    <w:rsid w:val="00A35D17"/>
    <w:rsid w:val="00A36863"/>
    <w:rsid w:val="00A42900"/>
    <w:rsid w:val="00A4293B"/>
    <w:rsid w:val="00A4389F"/>
    <w:rsid w:val="00A4394C"/>
    <w:rsid w:val="00A45770"/>
    <w:rsid w:val="00A46AC6"/>
    <w:rsid w:val="00A46F4C"/>
    <w:rsid w:val="00A57890"/>
    <w:rsid w:val="00A57F6D"/>
    <w:rsid w:val="00A70F43"/>
    <w:rsid w:val="00A7178A"/>
    <w:rsid w:val="00A7272A"/>
    <w:rsid w:val="00A75ADE"/>
    <w:rsid w:val="00A76CD0"/>
    <w:rsid w:val="00A861EE"/>
    <w:rsid w:val="00A8639B"/>
    <w:rsid w:val="00A8690E"/>
    <w:rsid w:val="00A905A6"/>
    <w:rsid w:val="00A93827"/>
    <w:rsid w:val="00A9595A"/>
    <w:rsid w:val="00A973B6"/>
    <w:rsid w:val="00AA1F7E"/>
    <w:rsid w:val="00AA2115"/>
    <w:rsid w:val="00AA260F"/>
    <w:rsid w:val="00AA7CB7"/>
    <w:rsid w:val="00AB0220"/>
    <w:rsid w:val="00AB16AC"/>
    <w:rsid w:val="00AB1F2D"/>
    <w:rsid w:val="00AB66B2"/>
    <w:rsid w:val="00AB7436"/>
    <w:rsid w:val="00AC0EED"/>
    <w:rsid w:val="00AC15F9"/>
    <w:rsid w:val="00AC1E07"/>
    <w:rsid w:val="00AC4201"/>
    <w:rsid w:val="00AC5889"/>
    <w:rsid w:val="00AC740A"/>
    <w:rsid w:val="00AD518D"/>
    <w:rsid w:val="00AD544C"/>
    <w:rsid w:val="00AD5FEF"/>
    <w:rsid w:val="00AE2E51"/>
    <w:rsid w:val="00AE5C39"/>
    <w:rsid w:val="00AE61A1"/>
    <w:rsid w:val="00AF0E94"/>
    <w:rsid w:val="00AF1366"/>
    <w:rsid w:val="00AF2308"/>
    <w:rsid w:val="00AF4C7F"/>
    <w:rsid w:val="00AF6B61"/>
    <w:rsid w:val="00B00B3A"/>
    <w:rsid w:val="00B01056"/>
    <w:rsid w:val="00B01209"/>
    <w:rsid w:val="00B01F14"/>
    <w:rsid w:val="00B04F0D"/>
    <w:rsid w:val="00B0557C"/>
    <w:rsid w:val="00B05AEE"/>
    <w:rsid w:val="00B11A38"/>
    <w:rsid w:val="00B11B23"/>
    <w:rsid w:val="00B1546E"/>
    <w:rsid w:val="00B15807"/>
    <w:rsid w:val="00B17C20"/>
    <w:rsid w:val="00B21A42"/>
    <w:rsid w:val="00B22662"/>
    <w:rsid w:val="00B25867"/>
    <w:rsid w:val="00B31E7C"/>
    <w:rsid w:val="00B32133"/>
    <w:rsid w:val="00B3420C"/>
    <w:rsid w:val="00B3457E"/>
    <w:rsid w:val="00B353A6"/>
    <w:rsid w:val="00B35611"/>
    <w:rsid w:val="00B37826"/>
    <w:rsid w:val="00B4056F"/>
    <w:rsid w:val="00B451E7"/>
    <w:rsid w:val="00B5007E"/>
    <w:rsid w:val="00B50794"/>
    <w:rsid w:val="00B51007"/>
    <w:rsid w:val="00B511B0"/>
    <w:rsid w:val="00B51E0B"/>
    <w:rsid w:val="00B52965"/>
    <w:rsid w:val="00B5361B"/>
    <w:rsid w:val="00B54DFB"/>
    <w:rsid w:val="00B6019A"/>
    <w:rsid w:val="00B61053"/>
    <w:rsid w:val="00B61C1E"/>
    <w:rsid w:val="00B63BA6"/>
    <w:rsid w:val="00B64FB5"/>
    <w:rsid w:val="00B67A6E"/>
    <w:rsid w:val="00B73896"/>
    <w:rsid w:val="00B74094"/>
    <w:rsid w:val="00B77174"/>
    <w:rsid w:val="00B77F9D"/>
    <w:rsid w:val="00B81433"/>
    <w:rsid w:val="00B81C6D"/>
    <w:rsid w:val="00B854B5"/>
    <w:rsid w:val="00B862C6"/>
    <w:rsid w:val="00B909C4"/>
    <w:rsid w:val="00B90E97"/>
    <w:rsid w:val="00B91F50"/>
    <w:rsid w:val="00B95E5B"/>
    <w:rsid w:val="00BA08BC"/>
    <w:rsid w:val="00BA339B"/>
    <w:rsid w:val="00BA35D4"/>
    <w:rsid w:val="00BA380A"/>
    <w:rsid w:val="00BA502E"/>
    <w:rsid w:val="00BB2A17"/>
    <w:rsid w:val="00BB334F"/>
    <w:rsid w:val="00BC201E"/>
    <w:rsid w:val="00BD09DB"/>
    <w:rsid w:val="00BD1358"/>
    <w:rsid w:val="00BD5A06"/>
    <w:rsid w:val="00BE1A3B"/>
    <w:rsid w:val="00BE425F"/>
    <w:rsid w:val="00BE5F56"/>
    <w:rsid w:val="00BE7985"/>
    <w:rsid w:val="00BF1E16"/>
    <w:rsid w:val="00BF71D9"/>
    <w:rsid w:val="00C02039"/>
    <w:rsid w:val="00C03A87"/>
    <w:rsid w:val="00C07393"/>
    <w:rsid w:val="00C11BA2"/>
    <w:rsid w:val="00C1232E"/>
    <w:rsid w:val="00C12694"/>
    <w:rsid w:val="00C173C3"/>
    <w:rsid w:val="00C24625"/>
    <w:rsid w:val="00C246B7"/>
    <w:rsid w:val="00C26591"/>
    <w:rsid w:val="00C26B9B"/>
    <w:rsid w:val="00C30C5C"/>
    <w:rsid w:val="00C35A80"/>
    <w:rsid w:val="00C44B35"/>
    <w:rsid w:val="00C4541E"/>
    <w:rsid w:val="00C50B9E"/>
    <w:rsid w:val="00C51F69"/>
    <w:rsid w:val="00C54CA0"/>
    <w:rsid w:val="00C572B2"/>
    <w:rsid w:val="00C656CC"/>
    <w:rsid w:val="00C735EA"/>
    <w:rsid w:val="00C73F12"/>
    <w:rsid w:val="00C7667C"/>
    <w:rsid w:val="00C81794"/>
    <w:rsid w:val="00C9016A"/>
    <w:rsid w:val="00C91D8A"/>
    <w:rsid w:val="00C92CE8"/>
    <w:rsid w:val="00C94BD8"/>
    <w:rsid w:val="00C97B99"/>
    <w:rsid w:val="00CA0C28"/>
    <w:rsid w:val="00CA2EFF"/>
    <w:rsid w:val="00CA3F01"/>
    <w:rsid w:val="00CA3F50"/>
    <w:rsid w:val="00CA4481"/>
    <w:rsid w:val="00CA7BF9"/>
    <w:rsid w:val="00CB1366"/>
    <w:rsid w:val="00CB52E1"/>
    <w:rsid w:val="00CC02AE"/>
    <w:rsid w:val="00CC4291"/>
    <w:rsid w:val="00CC4CF2"/>
    <w:rsid w:val="00CC515C"/>
    <w:rsid w:val="00CC5628"/>
    <w:rsid w:val="00CC76D8"/>
    <w:rsid w:val="00CE23D9"/>
    <w:rsid w:val="00CE3B15"/>
    <w:rsid w:val="00CE6C04"/>
    <w:rsid w:val="00CF2271"/>
    <w:rsid w:val="00CF33EC"/>
    <w:rsid w:val="00CF3F51"/>
    <w:rsid w:val="00CF4EDF"/>
    <w:rsid w:val="00CF6A35"/>
    <w:rsid w:val="00D015B4"/>
    <w:rsid w:val="00D038A5"/>
    <w:rsid w:val="00D04390"/>
    <w:rsid w:val="00D05B04"/>
    <w:rsid w:val="00D070EC"/>
    <w:rsid w:val="00D07C50"/>
    <w:rsid w:val="00D10C3D"/>
    <w:rsid w:val="00D16C82"/>
    <w:rsid w:val="00D16D9F"/>
    <w:rsid w:val="00D209D2"/>
    <w:rsid w:val="00D2403E"/>
    <w:rsid w:val="00D25C17"/>
    <w:rsid w:val="00D3436C"/>
    <w:rsid w:val="00D37F67"/>
    <w:rsid w:val="00D40A05"/>
    <w:rsid w:val="00D4102D"/>
    <w:rsid w:val="00D4396C"/>
    <w:rsid w:val="00D43F17"/>
    <w:rsid w:val="00D45353"/>
    <w:rsid w:val="00D456E7"/>
    <w:rsid w:val="00D47224"/>
    <w:rsid w:val="00D501A1"/>
    <w:rsid w:val="00D50BC2"/>
    <w:rsid w:val="00D531CA"/>
    <w:rsid w:val="00D5541D"/>
    <w:rsid w:val="00D55774"/>
    <w:rsid w:val="00D56CAC"/>
    <w:rsid w:val="00D56DB5"/>
    <w:rsid w:val="00D56E99"/>
    <w:rsid w:val="00D57311"/>
    <w:rsid w:val="00D60B7E"/>
    <w:rsid w:val="00D61BF1"/>
    <w:rsid w:val="00D62CCB"/>
    <w:rsid w:val="00D65012"/>
    <w:rsid w:val="00D675FA"/>
    <w:rsid w:val="00D702D1"/>
    <w:rsid w:val="00D7465E"/>
    <w:rsid w:val="00D7548F"/>
    <w:rsid w:val="00D77E70"/>
    <w:rsid w:val="00D8037D"/>
    <w:rsid w:val="00D8578A"/>
    <w:rsid w:val="00D878E9"/>
    <w:rsid w:val="00D9062D"/>
    <w:rsid w:val="00D9111B"/>
    <w:rsid w:val="00D94B21"/>
    <w:rsid w:val="00D97524"/>
    <w:rsid w:val="00DA0E5F"/>
    <w:rsid w:val="00DA1F76"/>
    <w:rsid w:val="00DA49D5"/>
    <w:rsid w:val="00DA4CC0"/>
    <w:rsid w:val="00DA51F9"/>
    <w:rsid w:val="00DA593E"/>
    <w:rsid w:val="00DA6045"/>
    <w:rsid w:val="00DB6E9E"/>
    <w:rsid w:val="00DC66FC"/>
    <w:rsid w:val="00DD3774"/>
    <w:rsid w:val="00DD4977"/>
    <w:rsid w:val="00DD5459"/>
    <w:rsid w:val="00DD63F9"/>
    <w:rsid w:val="00DE3DDD"/>
    <w:rsid w:val="00DE699A"/>
    <w:rsid w:val="00DE77C2"/>
    <w:rsid w:val="00DE7818"/>
    <w:rsid w:val="00DF0C24"/>
    <w:rsid w:val="00DF27E3"/>
    <w:rsid w:val="00DF2F08"/>
    <w:rsid w:val="00DF6199"/>
    <w:rsid w:val="00DF7B91"/>
    <w:rsid w:val="00DF7C46"/>
    <w:rsid w:val="00E014D0"/>
    <w:rsid w:val="00E04C9C"/>
    <w:rsid w:val="00E058AF"/>
    <w:rsid w:val="00E077FD"/>
    <w:rsid w:val="00E07871"/>
    <w:rsid w:val="00E1091B"/>
    <w:rsid w:val="00E1279A"/>
    <w:rsid w:val="00E13438"/>
    <w:rsid w:val="00E15137"/>
    <w:rsid w:val="00E20CD3"/>
    <w:rsid w:val="00E211F5"/>
    <w:rsid w:val="00E22C23"/>
    <w:rsid w:val="00E347E3"/>
    <w:rsid w:val="00E34953"/>
    <w:rsid w:val="00E411E4"/>
    <w:rsid w:val="00E43043"/>
    <w:rsid w:val="00E44A8D"/>
    <w:rsid w:val="00E502DA"/>
    <w:rsid w:val="00E508E8"/>
    <w:rsid w:val="00E511AC"/>
    <w:rsid w:val="00E547BF"/>
    <w:rsid w:val="00E5485F"/>
    <w:rsid w:val="00E54E7A"/>
    <w:rsid w:val="00E55739"/>
    <w:rsid w:val="00E56715"/>
    <w:rsid w:val="00E57462"/>
    <w:rsid w:val="00E60A15"/>
    <w:rsid w:val="00E63ECC"/>
    <w:rsid w:val="00E6589D"/>
    <w:rsid w:val="00E66FAC"/>
    <w:rsid w:val="00E711EC"/>
    <w:rsid w:val="00E73C0F"/>
    <w:rsid w:val="00E73DB7"/>
    <w:rsid w:val="00E75021"/>
    <w:rsid w:val="00E75389"/>
    <w:rsid w:val="00E77D03"/>
    <w:rsid w:val="00E82625"/>
    <w:rsid w:val="00E82B2C"/>
    <w:rsid w:val="00E841AE"/>
    <w:rsid w:val="00E8461F"/>
    <w:rsid w:val="00E84F49"/>
    <w:rsid w:val="00E867BF"/>
    <w:rsid w:val="00E91DC1"/>
    <w:rsid w:val="00E92E89"/>
    <w:rsid w:val="00E93770"/>
    <w:rsid w:val="00E9552A"/>
    <w:rsid w:val="00E96CA8"/>
    <w:rsid w:val="00E97906"/>
    <w:rsid w:val="00EA0252"/>
    <w:rsid w:val="00EA14C1"/>
    <w:rsid w:val="00EA2871"/>
    <w:rsid w:val="00EA6D1D"/>
    <w:rsid w:val="00EB0DA7"/>
    <w:rsid w:val="00EB4731"/>
    <w:rsid w:val="00EB4FF8"/>
    <w:rsid w:val="00EB672C"/>
    <w:rsid w:val="00EC1267"/>
    <w:rsid w:val="00EC214C"/>
    <w:rsid w:val="00EC541E"/>
    <w:rsid w:val="00EC7C05"/>
    <w:rsid w:val="00ED2F64"/>
    <w:rsid w:val="00EE167A"/>
    <w:rsid w:val="00EE17E9"/>
    <w:rsid w:val="00EE2412"/>
    <w:rsid w:val="00EE4ED8"/>
    <w:rsid w:val="00EF4CAF"/>
    <w:rsid w:val="00EF4D4A"/>
    <w:rsid w:val="00EF700A"/>
    <w:rsid w:val="00EF77B4"/>
    <w:rsid w:val="00F044B2"/>
    <w:rsid w:val="00F04EC8"/>
    <w:rsid w:val="00F05416"/>
    <w:rsid w:val="00F13A2F"/>
    <w:rsid w:val="00F20502"/>
    <w:rsid w:val="00F2490C"/>
    <w:rsid w:val="00F263CC"/>
    <w:rsid w:val="00F305A5"/>
    <w:rsid w:val="00F31DB4"/>
    <w:rsid w:val="00F321B2"/>
    <w:rsid w:val="00F33407"/>
    <w:rsid w:val="00F42D8D"/>
    <w:rsid w:val="00F4314F"/>
    <w:rsid w:val="00F43FD5"/>
    <w:rsid w:val="00F4490F"/>
    <w:rsid w:val="00F4627D"/>
    <w:rsid w:val="00F46385"/>
    <w:rsid w:val="00F47524"/>
    <w:rsid w:val="00F477D6"/>
    <w:rsid w:val="00F60528"/>
    <w:rsid w:val="00F60803"/>
    <w:rsid w:val="00F60BC7"/>
    <w:rsid w:val="00F62A58"/>
    <w:rsid w:val="00F63C95"/>
    <w:rsid w:val="00F64DC9"/>
    <w:rsid w:val="00F65835"/>
    <w:rsid w:val="00F77176"/>
    <w:rsid w:val="00F85061"/>
    <w:rsid w:val="00F8602B"/>
    <w:rsid w:val="00F90892"/>
    <w:rsid w:val="00F93A7F"/>
    <w:rsid w:val="00F94930"/>
    <w:rsid w:val="00FA2AD4"/>
    <w:rsid w:val="00FA40F0"/>
    <w:rsid w:val="00FB3161"/>
    <w:rsid w:val="00FB3B09"/>
    <w:rsid w:val="00FB40F5"/>
    <w:rsid w:val="00FB6482"/>
    <w:rsid w:val="00FB73FE"/>
    <w:rsid w:val="00FC04F6"/>
    <w:rsid w:val="00FC080A"/>
    <w:rsid w:val="00FC6E12"/>
    <w:rsid w:val="00FD0B30"/>
    <w:rsid w:val="00FD0CE0"/>
    <w:rsid w:val="00FD3A86"/>
    <w:rsid w:val="00FD4F92"/>
    <w:rsid w:val="00FE2DD9"/>
    <w:rsid w:val="00FE41A3"/>
    <w:rsid w:val="00FE49CB"/>
    <w:rsid w:val="00FE5333"/>
    <w:rsid w:val="00FF11E8"/>
    <w:rsid w:val="00FF14A8"/>
    <w:rsid w:val="00FF1A9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52891B"/>
  <w15:docId w15:val="{BFA371EA-B8A1-4208-9DD0-910F77325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0CE0"/>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C61DC"/>
    <w:rPr>
      <w:sz w:val="16"/>
      <w:szCs w:val="16"/>
    </w:rPr>
  </w:style>
  <w:style w:type="paragraph" w:styleId="CommentText">
    <w:name w:val="annotation text"/>
    <w:basedOn w:val="Normal"/>
    <w:link w:val="CommentTextChar"/>
    <w:uiPriority w:val="99"/>
    <w:semiHidden/>
    <w:unhideWhenUsed/>
    <w:rsid w:val="002C61DC"/>
    <w:pPr>
      <w:spacing w:line="240" w:lineRule="auto"/>
    </w:pPr>
    <w:rPr>
      <w:szCs w:val="20"/>
    </w:rPr>
  </w:style>
  <w:style w:type="character" w:customStyle="1" w:styleId="CommentTextChar">
    <w:name w:val="Comment Text Char"/>
    <w:basedOn w:val="DefaultParagraphFont"/>
    <w:link w:val="CommentText"/>
    <w:uiPriority w:val="99"/>
    <w:semiHidden/>
    <w:rsid w:val="002C61DC"/>
    <w:rPr>
      <w:sz w:val="20"/>
      <w:szCs w:val="20"/>
    </w:rPr>
  </w:style>
  <w:style w:type="paragraph" w:styleId="CommentSubject">
    <w:name w:val="annotation subject"/>
    <w:basedOn w:val="CommentText"/>
    <w:next w:val="CommentText"/>
    <w:link w:val="CommentSubjectChar"/>
    <w:uiPriority w:val="99"/>
    <w:semiHidden/>
    <w:unhideWhenUsed/>
    <w:rsid w:val="002C61DC"/>
    <w:rPr>
      <w:b/>
      <w:bCs/>
    </w:rPr>
  </w:style>
  <w:style w:type="character" w:customStyle="1" w:styleId="CommentSubjectChar">
    <w:name w:val="Comment Subject Char"/>
    <w:basedOn w:val="CommentTextChar"/>
    <w:link w:val="CommentSubject"/>
    <w:uiPriority w:val="99"/>
    <w:semiHidden/>
    <w:rsid w:val="002C61DC"/>
    <w:rPr>
      <w:b/>
      <w:bCs/>
      <w:sz w:val="20"/>
      <w:szCs w:val="20"/>
    </w:rPr>
  </w:style>
  <w:style w:type="paragraph" w:styleId="BalloonText">
    <w:name w:val="Balloon Text"/>
    <w:basedOn w:val="Normal"/>
    <w:link w:val="BalloonTextChar"/>
    <w:uiPriority w:val="99"/>
    <w:semiHidden/>
    <w:unhideWhenUsed/>
    <w:rsid w:val="002C61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61DC"/>
    <w:rPr>
      <w:rFonts w:ascii="Tahoma" w:hAnsi="Tahoma" w:cs="Tahoma"/>
      <w:sz w:val="16"/>
      <w:szCs w:val="16"/>
    </w:rPr>
  </w:style>
  <w:style w:type="paragraph" w:styleId="ListParagraph">
    <w:name w:val="List Paragraph"/>
    <w:basedOn w:val="Normal"/>
    <w:uiPriority w:val="34"/>
    <w:qFormat/>
    <w:rsid w:val="00733F31"/>
    <w:pPr>
      <w:spacing w:after="160" w:line="259" w:lineRule="auto"/>
      <w:ind w:left="720"/>
      <w:contextualSpacing/>
    </w:pPr>
    <w:rPr>
      <w:rFonts w:asciiTheme="minorHAnsi" w:eastAsia="Times New Roman" w:hAnsiTheme="minorHAnsi"/>
      <w:sz w:val="22"/>
      <w:szCs w:val="22"/>
    </w:rPr>
  </w:style>
  <w:style w:type="character" w:styleId="Hyperlink">
    <w:name w:val="Hyperlink"/>
    <w:basedOn w:val="DefaultParagraphFont"/>
    <w:uiPriority w:val="99"/>
    <w:unhideWhenUsed/>
    <w:rsid w:val="009220BD"/>
    <w:rPr>
      <w:color w:val="0000FF" w:themeColor="hyperlink"/>
      <w:u w:val="single"/>
    </w:rPr>
  </w:style>
  <w:style w:type="paragraph" w:styleId="Header">
    <w:name w:val="header"/>
    <w:basedOn w:val="Normal"/>
    <w:link w:val="HeaderChar"/>
    <w:uiPriority w:val="99"/>
    <w:unhideWhenUsed/>
    <w:rsid w:val="009220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0BD"/>
    <w:rPr>
      <w:sz w:val="20"/>
    </w:rPr>
  </w:style>
  <w:style w:type="paragraph" w:styleId="Footer">
    <w:name w:val="footer"/>
    <w:basedOn w:val="Normal"/>
    <w:link w:val="FooterChar"/>
    <w:uiPriority w:val="99"/>
    <w:unhideWhenUsed/>
    <w:rsid w:val="009220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0BD"/>
    <w:rPr>
      <w:sz w:val="20"/>
    </w:rPr>
  </w:style>
  <w:style w:type="character" w:styleId="FollowedHyperlink">
    <w:name w:val="FollowedHyperlink"/>
    <w:basedOn w:val="DefaultParagraphFont"/>
    <w:uiPriority w:val="99"/>
    <w:semiHidden/>
    <w:unhideWhenUsed/>
    <w:rsid w:val="00BA50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67633">
      <w:bodyDiv w:val="1"/>
      <w:marLeft w:val="0"/>
      <w:marRight w:val="0"/>
      <w:marTop w:val="0"/>
      <w:marBottom w:val="0"/>
      <w:divBdr>
        <w:top w:val="none" w:sz="0" w:space="0" w:color="auto"/>
        <w:left w:val="none" w:sz="0" w:space="0" w:color="auto"/>
        <w:bottom w:val="none" w:sz="0" w:space="0" w:color="auto"/>
        <w:right w:val="none" w:sz="0" w:space="0" w:color="auto"/>
      </w:divBdr>
    </w:div>
    <w:div w:id="226502377">
      <w:bodyDiv w:val="1"/>
      <w:marLeft w:val="0"/>
      <w:marRight w:val="0"/>
      <w:marTop w:val="0"/>
      <w:marBottom w:val="0"/>
      <w:divBdr>
        <w:top w:val="none" w:sz="0" w:space="0" w:color="auto"/>
        <w:left w:val="none" w:sz="0" w:space="0" w:color="auto"/>
        <w:bottom w:val="none" w:sz="0" w:space="0" w:color="auto"/>
        <w:right w:val="none" w:sz="0" w:space="0" w:color="auto"/>
      </w:divBdr>
      <w:divsChild>
        <w:div w:id="320542618">
          <w:marLeft w:val="0"/>
          <w:marRight w:val="0"/>
          <w:marTop w:val="0"/>
          <w:marBottom w:val="0"/>
          <w:divBdr>
            <w:top w:val="none" w:sz="0" w:space="0" w:color="auto"/>
            <w:left w:val="none" w:sz="0" w:space="0" w:color="auto"/>
            <w:bottom w:val="none" w:sz="0" w:space="0" w:color="auto"/>
            <w:right w:val="none" w:sz="0" w:space="0" w:color="auto"/>
          </w:divBdr>
        </w:div>
        <w:div w:id="617029210">
          <w:marLeft w:val="0"/>
          <w:marRight w:val="0"/>
          <w:marTop w:val="0"/>
          <w:marBottom w:val="0"/>
          <w:divBdr>
            <w:top w:val="none" w:sz="0" w:space="0" w:color="auto"/>
            <w:left w:val="none" w:sz="0" w:space="0" w:color="auto"/>
            <w:bottom w:val="none" w:sz="0" w:space="0" w:color="auto"/>
            <w:right w:val="none" w:sz="0" w:space="0" w:color="auto"/>
          </w:divBdr>
        </w:div>
        <w:div w:id="972831684">
          <w:marLeft w:val="0"/>
          <w:marRight w:val="0"/>
          <w:marTop w:val="0"/>
          <w:marBottom w:val="0"/>
          <w:divBdr>
            <w:top w:val="none" w:sz="0" w:space="0" w:color="auto"/>
            <w:left w:val="none" w:sz="0" w:space="0" w:color="auto"/>
            <w:bottom w:val="none" w:sz="0" w:space="0" w:color="auto"/>
            <w:right w:val="none" w:sz="0" w:space="0" w:color="auto"/>
          </w:divBdr>
        </w:div>
        <w:div w:id="1105808551">
          <w:marLeft w:val="0"/>
          <w:marRight w:val="0"/>
          <w:marTop w:val="0"/>
          <w:marBottom w:val="0"/>
          <w:divBdr>
            <w:top w:val="none" w:sz="0" w:space="0" w:color="auto"/>
            <w:left w:val="none" w:sz="0" w:space="0" w:color="auto"/>
            <w:bottom w:val="none" w:sz="0" w:space="0" w:color="auto"/>
            <w:right w:val="none" w:sz="0" w:space="0" w:color="auto"/>
          </w:divBdr>
        </w:div>
        <w:div w:id="1130628129">
          <w:marLeft w:val="0"/>
          <w:marRight w:val="0"/>
          <w:marTop w:val="0"/>
          <w:marBottom w:val="0"/>
          <w:divBdr>
            <w:top w:val="none" w:sz="0" w:space="0" w:color="auto"/>
            <w:left w:val="none" w:sz="0" w:space="0" w:color="auto"/>
            <w:bottom w:val="none" w:sz="0" w:space="0" w:color="auto"/>
            <w:right w:val="none" w:sz="0" w:space="0" w:color="auto"/>
          </w:divBdr>
        </w:div>
        <w:div w:id="1872111413">
          <w:marLeft w:val="0"/>
          <w:marRight w:val="0"/>
          <w:marTop w:val="0"/>
          <w:marBottom w:val="0"/>
          <w:divBdr>
            <w:top w:val="none" w:sz="0" w:space="0" w:color="auto"/>
            <w:left w:val="none" w:sz="0" w:space="0" w:color="auto"/>
            <w:bottom w:val="none" w:sz="0" w:space="0" w:color="auto"/>
            <w:right w:val="none" w:sz="0" w:space="0" w:color="auto"/>
          </w:divBdr>
        </w:div>
        <w:div w:id="1878153563">
          <w:marLeft w:val="0"/>
          <w:marRight w:val="0"/>
          <w:marTop w:val="0"/>
          <w:marBottom w:val="0"/>
          <w:divBdr>
            <w:top w:val="none" w:sz="0" w:space="0" w:color="auto"/>
            <w:left w:val="none" w:sz="0" w:space="0" w:color="auto"/>
            <w:bottom w:val="none" w:sz="0" w:space="0" w:color="auto"/>
            <w:right w:val="none" w:sz="0" w:space="0" w:color="auto"/>
          </w:divBdr>
        </w:div>
        <w:div w:id="1996955604">
          <w:marLeft w:val="0"/>
          <w:marRight w:val="0"/>
          <w:marTop w:val="0"/>
          <w:marBottom w:val="0"/>
          <w:divBdr>
            <w:top w:val="none" w:sz="0" w:space="0" w:color="auto"/>
            <w:left w:val="none" w:sz="0" w:space="0" w:color="auto"/>
            <w:bottom w:val="none" w:sz="0" w:space="0" w:color="auto"/>
            <w:right w:val="none" w:sz="0" w:space="0" w:color="auto"/>
          </w:divBdr>
        </w:div>
      </w:divsChild>
    </w:div>
    <w:div w:id="533232370">
      <w:bodyDiv w:val="1"/>
      <w:marLeft w:val="0"/>
      <w:marRight w:val="0"/>
      <w:marTop w:val="0"/>
      <w:marBottom w:val="0"/>
      <w:divBdr>
        <w:top w:val="none" w:sz="0" w:space="0" w:color="auto"/>
        <w:left w:val="none" w:sz="0" w:space="0" w:color="auto"/>
        <w:bottom w:val="none" w:sz="0" w:space="0" w:color="auto"/>
        <w:right w:val="none" w:sz="0" w:space="0" w:color="auto"/>
      </w:divBdr>
    </w:div>
    <w:div w:id="593788240">
      <w:bodyDiv w:val="1"/>
      <w:marLeft w:val="0"/>
      <w:marRight w:val="0"/>
      <w:marTop w:val="0"/>
      <w:marBottom w:val="0"/>
      <w:divBdr>
        <w:top w:val="none" w:sz="0" w:space="0" w:color="auto"/>
        <w:left w:val="none" w:sz="0" w:space="0" w:color="auto"/>
        <w:bottom w:val="none" w:sz="0" w:space="0" w:color="auto"/>
        <w:right w:val="none" w:sz="0" w:space="0" w:color="auto"/>
      </w:divBdr>
    </w:div>
    <w:div w:id="757678678">
      <w:bodyDiv w:val="1"/>
      <w:marLeft w:val="120"/>
      <w:marRight w:val="120"/>
      <w:marTop w:val="120"/>
      <w:marBottom w:val="120"/>
      <w:divBdr>
        <w:top w:val="none" w:sz="0" w:space="0" w:color="auto"/>
        <w:left w:val="none" w:sz="0" w:space="0" w:color="auto"/>
        <w:bottom w:val="none" w:sz="0" w:space="0" w:color="auto"/>
        <w:right w:val="none" w:sz="0" w:space="0" w:color="auto"/>
      </w:divBdr>
    </w:div>
    <w:div w:id="790628783">
      <w:bodyDiv w:val="1"/>
      <w:marLeft w:val="0"/>
      <w:marRight w:val="0"/>
      <w:marTop w:val="0"/>
      <w:marBottom w:val="0"/>
      <w:divBdr>
        <w:top w:val="none" w:sz="0" w:space="0" w:color="auto"/>
        <w:left w:val="none" w:sz="0" w:space="0" w:color="auto"/>
        <w:bottom w:val="none" w:sz="0" w:space="0" w:color="auto"/>
        <w:right w:val="none" w:sz="0" w:space="0" w:color="auto"/>
      </w:divBdr>
      <w:divsChild>
        <w:div w:id="655647669">
          <w:marLeft w:val="0"/>
          <w:marRight w:val="0"/>
          <w:marTop w:val="0"/>
          <w:marBottom w:val="0"/>
          <w:divBdr>
            <w:top w:val="none" w:sz="0" w:space="0" w:color="auto"/>
            <w:left w:val="none" w:sz="0" w:space="0" w:color="auto"/>
            <w:bottom w:val="none" w:sz="0" w:space="0" w:color="auto"/>
            <w:right w:val="none" w:sz="0" w:space="0" w:color="auto"/>
          </w:divBdr>
        </w:div>
        <w:div w:id="871461343">
          <w:marLeft w:val="0"/>
          <w:marRight w:val="0"/>
          <w:marTop w:val="0"/>
          <w:marBottom w:val="0"/>
          <w:divBdr>
            <w:top w:val="none" w:sz="0" w:space="0" w:color="auto"/>
            <w:left w:val="none" w:sz="0" w:space="0" w:color="auto"/>
            <w:bottom w:val="none" w:sz="0" w:space="0" w:color="auto"/>
            <w:right w:val="none" w:sz="0" w:space="0" w:color="auto"/>
          </w:divBdr>
        </w:div>
        <w:div w:id="890120671">
          <w:marLeft w:val="0"/>
          <w:marRight w:val="0"/>
          <w:marTop w:val="0"/>
          <w:marBottom w:val="0"/>
          <w:divBdr>
            <w:top w:val="none" w:sz="0" w:space="0" w:color="auto"/>
            <w:left w:val="none" w:sz="0" w:space="0" w:color="auto"/>
            <w:bottom w:val="none" w:sz="0" w:space="0" w:color="auto"/>
            <w:right w:val="none" w:sz="0" w:space="0" w:color="auto"/>
          </w:divBdr>
        </w:div>
        <w:div w:id="962729124">
          <w:marLeft w:val="0"/>
          <w:marRight w:val="0"/>
          <w:marTop w:val="0"/>
          <w:marBottom w:val="0"/>
          <w:divBdr>
            <w:top w:val="none" w:sz="0" w:space="0" w:color="auto"/>
            <w:left w:val="none" w:sz="0" w:space="0" w:color="auto"/>
            <w:bottom w:val="none" w:sz="0" w:space="0" w:color="auto"/>
            <w:right w:val="none" w:sz="0" w:space="0" w:color="auto"/>
          </w:divBdr>
        </w:div>
        <w:div w:id="1082682046">
          <w:marLeft w:val="0"/>
          <w:marRight w:val="0"/>
          <w:marTop w:val="0"/>
          <w:marBottom w:val="0"/>
          <w:divBdr>
            <w:top w:val="none" w:sz="0" w:space="0" w:color="auto"/>
            <w:left w:val="none" w:sz="0" w:space="0" w:color="auto"/>
            <w:bottom w:val="none" w:sz="0" w:space="0" w:color="auto"/>
            <w:right w:val="none" w:sz="0" w:space="0" w:color="auto"/>
          </w:divBdr>
        </w:div>
        <w:div w:id="1152058930">
          <w:marLeft w:val="0"/>
          <w:marRight w:val="0"/>
          <w:marTop w:val="0"/>
          <w:marBottom w:val="0"/>
          <w:divBdr>
            <w:top w:val="none" w:sz="0" w:space="0" w:color="auto"/>
            <w:left w:val="none" w:sz="0" w:space="0" w:color="auto"/>
            <w:bottom w:val="none" w:sz="0" w:space="0" w:color="auto"/>
            <w:right w:val="none" w:sz="0" w:space="0" w:color="auto"/>
          </w:divBdr>
        </w:div>
        <w:div w:id="1512988520">
          <w:marLeft w:val="0"/>
          <w:marRight w:val="0"/>
          <w:marTop w:val="0"/>
          <w:marBottom w:val="0"/>
          <w:divBdr>
            <w:top w:val="none" w:sz="0" w:space="0" w:color="auto"/>
            <w:left w:val="none" w:sz="0" w:space="0" w:color="auto"/>
            <w:bottom w:val="none" w:sz="0" w:space="0" w:color="auto"/>
            <w:right w:val="none" w:sz="0" w:space="0" w:color="auto"/>
          </w:divBdr>
        </w:div>
        <w:div w:id="1718510517">
          <w:marLeft w:val="0"/>
          <w:marRight w:val="0"/>
          <w:marTop w:val="0"/>
          <w:marBottom w:val="0"/>
          <w:divBdr>
            <w:top w:val="none" w:sz="0" w:space="0" w:color="auto"/>
            <w:left w:val="none" w:sz="0" w:space="0" w:color="auto"/>
            <w:bottom w:val="none" w:sz="0" w:space="0" w:color="auto"/>
            <w:right w:val="none" w:sz="0" w:space="0" w:color="auto"/>
          </w:divBdr>
        </w:div>
      </w:divsChild>
    </w:div>
    <w:div w:id="1628929448">
      <w:bodyDiv w:val="1"/>
      <w:marLeft w:val="0"/>
      <w:marRight w:val="0"/>
      <w:marTop w:val="0"/>
      <w:marBottom w:val="0"/>
      <w:divBdr>
        <w:top w:val="none" w:sz="0" w:space="0" w:color="auto"/>
        <w:left w:val="none" w:sz="0" w:space="0" w:color="auto"/>
        <w:bottom w:val="none" w:sz="0" w:space="0" w:color="auto"/>
        <w:right w:val="none" w:sz="0" w:space="0" w:color="auto"/>
      </w:divBdr>
    </w:div>
    <w:div w:id="1738438227">
      <w:bodyDiv w:val="1"/>
      <w:marLeft w:val="0"/>
      <w:marRight w:val="0"/>
      <w:marTop w:val="0"/>
      <w:marBottom w:val="0"/>
      <w:divBdr>
        <w:top w:val="none" w:sz="0" w:space="0" w:color="auto"/>
        <w:left w:val="none" w:sz="0" w:space="0" w:color="auto"/>
        <w:bottom w:val="none" w:sz="0" w:space="0" w:color="auto"/>
        <w:right w:val="none" w:sz="0" w:space="0" w:color="auto"/>
      </w:divBdr>
    </w:div>
    <w:div w:id="181005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2341</TotalTime>
  <Pages>76</Pages>
  <Words>10408</Words>
  <Characters>59331</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CSU Long Beach</Company>
  <LinksUpToDate>false</LinksUpToDate>
  <CharactersWithSpaces>69600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vreed</dc:creator>
  <cp:keywords/>
  <dc:description/>
  <cp:lastModifiedBy>Hardik</cp:lastModifiedBy>
  <cp:revision>85</cp:revision>
  <cp:lastPrinted>2014-09-10T15:26:00Z</cp:lastPrinted>
  <dcterms:created xsi:type="dcterms:W3CDTF">2016-10-06T19:23:00Z</dcterms:created>
  <dcterms:modified xsi:type="dcterms:W3CDTF">2016-10-25T22:05:00Z</dcterms:modified>
</cp:coreProperties>
</file>